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2E8F5C" w14:textId="77777777" w:rsidR="00385218" w:rsidRDefault="00385218" w:rsidP="00385218">
      <w:pPr>
        <w:jc w:val="center"/>
        <w:rPr>
          <w:rFonts w:eastAsia="Times New Roman" w:cs="Times New Roman"/>
          <w:b/>
        </w:rPr>
      </w:pPr>
      <w:r>
        <w:rPr>
          <w:rFonts w:eastAsia="Times New Roman" w:cs="Times New Roman"/>
          <w:b/>
        </w:rPr>
        <w:t>Abstraction and Persistence: Macro-Level Guarantees of Collective Bio-</w:t>
      </w:r>
      <w:proofErr w:type="gramStart"/>
      <w:r>
        <w:rPr>
          <w:rFonts w:eastAsia="Times New Roman" w:cs="Times New Roman"/>
          <w:b/>
        </w:rPr>
        <w:t>Inspired  Teams</w:t>
      </w:r>
      <w:proofErr w:type="gramEnd"/>
      <w:r>
        <w:rPr>
          <w:rFonts w:eastAsia="Times New Roman" w:cs="Times New Roman"/>
          <w:b/>
        </w:rPr>
        <w:t xml:space="preserve"> under Human Supervision</w:t>
      </w:r>
    </w:p>
    <w:p w14:paraId="4E3E810E" w14:textId="77777777" w:rsidR="00385218" w:rsidRDefault="00385218" w:rsidP="00385218">
      <w:pPr>
        <w:jc w:val="center"/>
        <w:rPr>
          <w:rFonts w:eastAsia="Times New Roman" w:cs="Times New Roman"/>
        </w:rPr>
      </w:pPr>
      <w:r>
        <w:rPr>
          <w:rFonts w:eastAsia="Times New Roman" w:cs="Times New Roman"/>
        </w:rPr>
        <w:t>Michael A. Goodrich and Eric G. Mercer</w:t>
      </w:r>
    </w:p>
    <w:p w14:paraId="4EE9DE9C" w14:textId="77777777" w:rsidR="00385218" w:rsidRPr="00385218" w:rsidRDefault="00385218" w:rsidP="00385218">
      <w:pPr>
        <w:jc w:val="center"/>
        <w:rPr>
          <w:rFonts w:eastAsia="Times New Roman" w:cs="Times New Roman"/>
        </w:rPr>
      </w:pPr>
      <w:r>
        <w:rPr>
          <w:rFonts w:eastAsia="Times New Roman" w:cs="Times New Roman"/>
        </w:rPr>
        <w:t>Brigham Young University</w:t>
      </w:r>
    </w:p>
    <w:p w14:paraId="7D0DEF6B" w14:textId="77777777" w:rsidR="00385218" w:rsidRDefault="00385218">
      <w:pPr>
        <w:rPr>
          <w:rFonts w:eastAsia="Times New Roman" w:cs="Times New Roman"/>
        </w:rPr>
      </w:pPr>
    </w:p>
    <w:p w14:paraId="7D36B520" w14:textId="77777777" w:rsidR="007C0E88" w:rsidRDefault="007C0E88">
      <w:pPr>
        <w:rPr>
          <w:rFonts w:eastAsia="Times New Roman" w:cs="Times New Roman"/>
          <w:b/>
        </w:rPr>
      </w:pPr>
      <w:r>
        <w:rPr>
          <w:rFonts w:eastAsia="Times New Roman" w:cs="Times New Roman"/>
          <w:b/>
        </w:rPr>
        <w:t>1. Introduction</w:t>
      </w:r>
    </w:p>
    <w:p w14:paraId="1AA6D987" w14:textId="7A6A5166" w:rsidR="00EA024C" w:rsidRDefault="00EA024C">
      <w:pPr>
        <w:rPr>
          <w:rFonts w:eastAsia="Times New Roman" w:cs="Times New Roman"/>
        </w:rPr>
      </w:pPr>
      <w:r>
        <w:rPr>
          <w:rFonts w:eastAsia="Times New Roman" w:cs="Times New Roman"/>
        </w:rPr>
        <w:t>Ther</w:t>
      </w:r>
      <w:r w:rsidR="00EB1DEE">
        <w:rPr>
          <w:rFonts w:eastAsia="Times New Roman" w:cs="Times New Roman"/>
        </w:rPr>
        <w:t xml:space="preserve">e are advantages to having </w:t>
      </w:r>
      <w:r>
        <w:rPr>
          <w:rFonts w:eastAsia="Times New Roman" w:cs="Times New Roman"/>
        </w:rPr>
        <w:t>large numbers (</w:t>
      </w:r>
      <w:r w:rsidR="003A5DB1">
        <w:rPr>
          <w:rFonts w:eastAsia="Times New Roman" w:cs="Times New Roman"/>
        </w:rPr>
        <w:t xml:space="preserve">100-200) of </w:t>
      </w:r>
      <w:r w:rsidR="007C0E88">
        <w:rPr>
          <w:rFonts w:eastAsia="Times New Roman" w:cs="Times New Roman"/>
        </w:rPr>
        <w:t>robots</w:t>
      </w:r>
      <w:r>
        <w:rPr>
          <w:rFonts w:eastAsia="Times New Roman" w:cs="Times New Roman"/>
        </w:rPr>
        <w:t xml:space="preserve"> perform coordinated tasks, but </w:t>
      </w:r>
      <w:r w:rsidR="007C0E88">
        <w:rPr>
          <w:rFonts w:eastAsia="Times New Roman" w:cs="Times New Roman"/>
        </w:rPr>
        <w:t xml:space="preserve">such large teams of robots may be difficult for a human to control.  Limitations on communication </w:t>
      </w:r>
      <w:r>
        <w:rPr>
          <w:rFonts w:eastAsia="Times New Roman" w:cs="Times New Roman"/>
        </w:rPr>
        <w:t>bandwidth and human attention make it difficult for a single</w:t>
      </w:r>
      <w:r w:rsidR="007C0E88">
        <w:rPr>
          <w:rFonts w:eastAsia="Times New Roman" w:cs="Times New Roman"/>
        </w:rPr>
        <w:t xml:space="preserve"> human to gain and maintain situation awareness of each individual robot, and the same limitations also make it difficult for a human to influence individual robots in such a way that the collective behavior of the robots accomplishes some reasonable goals.  In response to these limitations, organizational constraints may be imposed that allow a human to issue commands or plays that dictate collective behavior, but naïve hierarchical approaches can suffer from robustness issues in cases where key robots or communication channels are compromised.  In response to these issues, researchers have proposed using </w:t>
      </w:r>
      <w:r>
        <w:rPr>
          <w:rFonts w:eastAsia="Times New Roman" w:cs="Times New Roman"/>
        </w:rPr>
        <w:t xml:space="preserve">bio-inspired </w:t>
      </w:r>
      <w:r w:rsidR="007C0E88">
        <w:rPr>
          <w:rFonts w:eastAsia="Times New Roman" w:cs="Times New Roman"/>
        </w:rPr>
        <w:t>models to create robust and purposeful collective behavior that is implemented in a completely decentralized organization.  Unfortunately, although robust, it may be</w:t>
      </w:r>
      <w:r>
        <w:rPr>
          <w:rFonts w:eastAsia="Times New Roman" w:cs="Times New Roman"/>
        </w:rPr>
        <w:t xml:space="preserve"> difficult for a human to influence such collectives in such a way that the collective is responsive to human input.   We present results from a </w:t>
      </w:r>
      <w:r w:rsidR="00EE34D6">
        <w:rPr>
          <w:rFonts w:eastAsia="Times New Roman" w:cs="Times New Roman"/>
        </w:rPr>
        <w:t>modeling exercise that systematically relates how individual agents can be influenced by humans to ensure macro-level behaviors of the collective.</w:t>
      </w:r>
    </w:p>
    <w:p w14:paraId="56689818" w14:textId="77777777" w:rsidR="00A55E41" w:rsidRDefault="00A55E41">
      <w:pPr>
        <w:rPr>
          <w:rFonts w:eastAsia="Times New Roman" w:cs="Times New Roman"/>
        </w:rPr>
      </w:pPr>
    </w:p>
    <w:p w14:paraId="5908C580" w14:textId="5BC1AEFD" w:rsidR="00A55E41" w:rsidRPr="007D102B" w:rsidRDefault="00EB1DEE" w:rsidP="00A55E41">
      <w:pPr>
        <w:tabs>
          <w:tab w:val="left" w:pos="6120"/>
        </w:tabs>
        <w:rPr>
          <w:b/>
          <w:bCs/>
        </w:rPr>
      </w:pPr>
      <w:r>
        <w:rPr>
          <w:b/>
          <w:bCs/>
        </w:rPr>
        <w:t xml:space="preserve">1.1 </w:t>
      </w:r>
      <w:r w:rsidR="00A55E41">
        <w:rPr>
          <w:b/>
          <w:bCs/>
        </w:rPr>
        <w:t>Motivation</w:t>
      </w:r>
    </w:p>
    <w:p w14:paraId="408DA16E" w14:textId="77777777" w:rsidR="00A55E41" w:rsidRDefault="00A55E41" w:rsidP="00A55E41">
      <w:pPr>
        <w:tabs>
          <w:tab w:val="left" w:pos="6120"/>
        </w:tabs>
        <w:rPr>
          <w:bCs/>
        </w:rPr>
      </w:pPr>
      <w:r>
        <w:rPr>
          <w:bCs/>
        </w:rPr>
        <w:t>As noted by Lewis [REF], current methods for controlling teams with large numbers or robots (</w:t>
      </w:r>
      <w:r>
        <w:rPr>
          <w:bCs/>
          <w:i/>
        </w:rPr>
        <w:t>N</w:t>
      </w:r>
      <w:r>
        <w:rPr>
          <w:bCs/>
        </w:rPr>
        <w:t xml:space="preserve"> on the order of 20-200 robots) may grow faster than </w:t>
      </w:r>
      <w:proofErr w:type="gramStart"/>
      <w:r>
        <w:rPr>
          <w:bCs/>
          <w:i/>
        </w:rPr>
        <w:t>O(</w:t>
      </w:r>
      <w:proofErr w:type="gramEnd"/>
      <w:r>
        <w:rPr>
          <w:bCs/>
          <w:i/>
        </w:rPr>
        <w:t xml:space="preserve">N) </w:t>
      </w:r>
      <w:r>
        <w:rPr>
          <w:bCs/>
        </w:rPr>
        <w:t xml:space="preserve">because of the complexity of coordinating robot activities.  Adding multiple operators can help with some problems, but if complexity grows as </w:t>
      </w:r>
      <w:proofErr w:type="gramStart"/>
      <w:r>
        <w:rPr>
          <w:bCs/>
          <w:i/>
        </w:rPr>
        <w:t>O(</w:t>
      </w:r>
      <w:proofErr w:type="gramEnd"/>
      <w:r>
        <w:rPr>
          <w:bCs/>
          <w:i/>
        </w:rPr>
        <w:t>&gt;N)</w:t>
      </w:r>
      <w:r>
        <w:rPr>
          <w:bCs/>
        </w:rPr>
        <w:t xml:space="preserve"> then the number of required operators will also grow faster than </w:t>
      </w:r>
      <w:r>
        <w:rPr>
          <w:bCs/>
          <w:i/>
        </w:rPr>
        <w:t>O(N)</w:t>
      </w:r>
      <w:r>
        <w:rPr>
          <w:bCs/>
        </w:rPr>
        <w:t>.  This is counter to the goal of maximizing force while simultaneously minimizing the number of humans involved</w:t>
      </w:r>
    </w:p>
    <w:p w14:paraId="1476E250" w14:textId="77777777" w:rsidR="00A55E41" w:rsidRDefault="00A55E41" w:rsidP="00A55E41">
      <w:pPr>
        <w:tabs>
          <w:tab w:val="left" w:pos="6120"/>
        </w:tabs>
        <w:rPr>
          <w:bCs/>
        </w:rPr>
      </w:pPr>
    </w:p>
    <w:p w14:paraId="2FD4D960" w14:textId="77777777" w:rsidR="00A55E41" w:rsidRDefault="00A55E41" w:rsidP="00A55E41">
      <w:pPr>
        <w:tabs>
          <w:tab w:val="left" w:pos="6120"/>
        </w:tabs>
        <w:rPr>
          <w:bCs/>
        </w:rPr>
      </w:pPr>
      <w:r>
        <w:rPr>
          <w:bCs/>
        </w:rPr>
        <w:t>An important way to deal with complexity that arises from inter-agent interactions is to use decentralized control in which robots coordinate behavior in a decentralized fashion.  There is an emerging body of strong work on the design of decentralized controllers and on distributed consensus algorithms that provide performance guarantees on the behavior of such systems [REF].</w:t>
      </w:r>
    </w:p>
    <w:p w14:paraId="13A40833" w14:textId="77777777" w:rsidR="00A55E41" w:rsidRDefault="00A55E41" w:rsidP="00A55E41">
      <w:pPr>
        <w:tabs>
          <w:tab w:val="left" w:pos="6120"/>
        </w:tabs>
        <w:rPr>
          <w:bCs/>
        </w:rPr>
      </w:pPr>
    </w:p>
    <w:p w14:paraId="16DB5B94" w14:textId="6F99AF56" w:rsidR="00A55E41" w:rsidRDefault="00A55E41" w:rsidP="00A55E41">
      <w:pPr>
        <w:tabs>
          <w:tab w:val="left" w:pos="6120"/>
        </w:tabs>
        <w:rPr>
          <w:bCs/>
        </w:rPr>
      </w:pPr>
      <w:r>
        <w:rPr>
          <w:bCs/>
        </w:rPr>
        <w:t xml:space="preserve">There has also been some interesting work on having a human control such decentralized teams.  This decentralized approach has an important benefit: it can help turn an </w:t>
      </w:r>
      <w:proofErr w:type="gramStart"/>
      <w:r>
        <w:rPr>
          <w:bCs/>
          <w:i/>
        </w:rPr>
        <w:t>O(</w:t>
      </w:r>
      <w:proofErr w:type="gramEnd"/>
      <w:r>
        <w:rPr>
          <w:bCs/>
          <w:i/>
        </w:rPr>
        <w:t xml:space="preserve">&gt;N) </w:t>
      </w:r>
      <w:r>
        <w:rPr>
          <w:bCs/>
        </w:rPr>
        <w:t xml:space="preserve">problem into an </w:t>
      </w:r>
      <w:r>
        <w:rPr>
          <w:bCs/>
          <w:i/>
        </w:rPr>
        <w:t xml:space="preserve">O(N) </w:t>
      </w:r>
      <w:r>
        <w:rPr>
          <w:bCs/>
        </w:rPr>
        <w:t xml:space="preserve">or </w:t>
      </w:r>
      <w:r>
        <w:rPr>
          <w:bCs/>
          <w:i/>
        </w:rPr>
        <w:t>O(1)</w:t>
      </w:r>
      <w:r>
        <w:rPr>
          <w:bCs/>
        </w:rPr>
        <w:t xml:space="preserve"> problem; decentralized control takes care of the required inter-agent coordination, leaving the human to manage the team rather than individual agents. A limitation in much of the prior work is that the human takes on a role of centralized supervisor who controls distributed behavior through some sort of broadcast mechanism or who controls a key agent such as a leader with whom all other agents interact.  A centralized supervisor can </w:t>
      </w:r>
      <w:r>
        <w:rPr>
          <w:bCs/>
        </w:rPr>
        <w:lastRenderedPageBreak/>
        <w:t xml:space="preserve">introduce brittleness into the system.  If team behavior requires all agents to receive a consistent and centralized signal (from the human or from a leader), then delays or </w:t>
      </w:r>
      <w:proofErr w:type="spellStart"/>
      <w:ins w:id="0" w:author="Eric Mercer" w:date="2012-05-16T10:13:00Z">
        <w:r w:rsidR="004F0A0C">
          <w:rPr>
            <w:bCs/>
          </w:rPr>
          <w:t>inacuracies</w:t>
        </w:r>
      </w:ins>
      <w:proofErr w:type="spellEnd"/>
      <w:del w:id="1" w:author="Eric Mercer" w:date="2012-05-16T10:13:00Z">
        <w:r w:rsidDel="004F0A0C">
          <w:rPr>
            <w:bCs/>
          </w:rPr>
          <w:delText>errors</w:delText>
        </w:r>
      </w:del>
      <w:r>
        <w:rPr>
          <w:bCs/>
        </w:rPr>
        <w:t xml:space="preserve"> in this signal can cause instabilities or errors</w:t>
      </w:r>
    </w:p>
    <w:p w14:paraId="78550871" w14:textId="77777777" w:rsidR="00A55E41" w:rsidRDefault="00A55E41" w:rsidP="00A55E41">
      <w:pPr>
        <w:tabs>
          <w:tab w:val="left" w:pos="6120"/>
        </w:tabs>
        <w:rPr>
          <w:bCs/>
        </w:rPr>
      </w:pPr>
    </w:p>
    <w:p w14:paraId="30630058" w14:textId="77777777" w:rsidR="00EB1DEE" w:rsidRDefault="00EB1DEE" w:rsidP="00A55E41">
      <w:pPr>
        <w:tabs>
          <w:tab w:val="left" w:pos="6120"/>
        </w:tabs>
        <w:rPr>
          <w:b/>
          <w:bCs/>
        </w:rPr>
      </w:pPr>
      <w:r>
        <w:rPr>
          <w:b/>
          <w:bCs/>
        </w:rPr>
        <w:t>1.2 Proposed Solution</w:t>
      </w:r>
    </w:p>
    <w:p w14:paraId="7131C26C" w14:textId="6111010A" w:rsidR="00A55E41" w:rsidRDefault="00A55E41" w:rsidP="00A55E41">
      <w:pPr>
        <w:tabs>
          <w:tab w:val="left" w:pos="6120"/>
        </w:tabs>
        <w:rPr>
          <w:bCs/>
        </w:rPr>
      </w:pPr>
      <w:r>
        <w:rPr>
          <w:bCs/>
        </w:rPr>
        <w:t xml:space="preserve">We propose to explore other roles that a human can adopt </w:t>
      </w:r>
      <w:del w:id="2" w:author="Eric Mercer" w:date="2012-05-16T10:14:00Z">
        <w:r w:rsidDel="004F0A0C">
          <w:rPr>
            <w:bCs/>
          </w:rPr>
          <w:delText xml:space="preserve"> </w:delText>
        </w:r>
      </w:del>
      <w:r>
        <w:rPr>
          <w:bCs/>
        </w:rPr>
        <w:t>to (a) keep management complexity within bounds (</w:t>
      </w:r>
      <w:proofErr w:type="gramStart"/>
      <w:r>
        <w:rPr>
          <w:bCs/>
          <w:i/>
        </w:rPr>
        <w:t>O(</w:t>
      </w:r>
      <w:proofErr w:type="gramEnd"/>
      <w:r>
        <w:rPr>
          <w:bCs/>
          <w:i/>
        </w:rPr>
        <w:t xml:space="preserve">N) </w:t>
      </w:r>
      <w:r>
        <w:rPr>
          <w:bCs/>
        </w:rPr>
        <w:t xml:space="preserve">or better) and (b) avoid brittleness.  The main constraint on these other roles is that the team must produce guaranteed performance.  Two key ideas are required to manage complexity and maintain robustness in the system: </w:t>
      </w:r>
      <w:r w:rsidRPr="00F81B9B">
        <w:rPr>
          <w:bCs/>
          <w:i/>
        </w:rPr>
        <w:t>abstraction and persistence</w:t>
      </w:r>
      <w:r>
        <w:rPr>
          <w:bCs/>
        </w:rPr>
        <w:t xml:space="preserve">.  </w:t>
      </w:r>
    </w:p>
    <w:p w14:paraId="1CFC8E51" w14:textId="77777777" w:rsidR="00A55E41" w:rsidRDefault="00A55E41" w:rsidP="00A55E41">
      <w:pPr>
        <w:tabs>
          <w:tab w:val="left" w:pos="6120"/>
        </w:tabs>
        <w:rPr>
          <w:bCs/>
        </w:rPr>
      </w:pPr>
    </w:p>
    <w:p w14:paraId="1FEC6E41" w14:textId="77777777" w:rsidR="00A55E41" w:rsidRDefault="00A55E41" w:rsidP="00A55E41">
      <w:pPr>
        <w:tabs>
          <w:tab w:val="left" w:pos="6120"/>
        </w:tabs>
        <w:rPr>
          <w:bCs/>
        </w:rPr>
      </w:pPr>
      <w:r w:rsidRPr="00F81B9B">
        <w:rPr>
          <w:bCs/>
          <w:i/>
        </w:rPr>
        <w:t>Abstraction</w:t>
      </w:r>
      <w:r>
        <w:rPr>
          <w:bCs/>
        </w:rPr>
        <w:t xml:space="preserve"> means that the behavior of the collective is more than the behavior of the individual members.  This principle is </w:t>
      </w:r>
      <w:proofErr w:type="gramStart"/>
      <w:r>
        <w:rPr>
          <w:bCs/>
        </w:rPr>
        <w:t>well-known</w:t>
      </w:r>
      <w:proofErr w:type="gramEnd"/>
      <w:r>
        <w:rPr>
          <w:bCs/>
        </w:rPr>
        <w:t xml:space="preserve"> in biological systems where a colony or flock exhibits collective behavior that appears purposeful to a human observer in the large scale, even though the behavior of individual members may not appear predictable </w:t>
      </w:r>
      <w:del w:id="3" w:author="Eric Mercer" w:date="2012-05-16T10:15:00Z">
        <w:r w:rsidDel="00A67C6A">
          <w:rPr>
            <w:bCs/>
          </w:rPr>
          <w:delText>n</w:delText>
        </w:r>
      </w:del>
      <w:r>
        <w:rPr>
          <w:bCs/>
        </w:rPr>
        <w:t xml:space="preserve">or sensible.  The human must understand the collective at a macro level and focus influence on managing so-called collective states that appear purposeful.  Because this collective phenomenon of purposeful behavior is so </w:t>
      </w:r>
      <w:proofErr w:type="gramStart"/>
      <w:r>
        <w:rPr>
          <w:bCs/>
        </w:rPr>
        <w:t>well-known</w:t>
      </w:r>
      <w:proofErr w:type="gramEnd"/>
      <w:r>
        <w:rPr>
          <w:bCs/>
        </w:rPr>
        <w:t xml:space="preserve"> in bio-inspired systems, we will begin our work by focusing exclusively on such systems.</w:t>
      </w:r>
    </w:p>
    <w:p w14:paraId="4C4E6943" w14:textId="77777777" w:rsidR="00A55E41" w:rsidRDefault="00A55E41" w:rsidP="00A55E41">
      <w:pPr>
        <w:tabs>
          <w:tab w:val="left" w:pos="6120"/>
        </w:tabs>
        <w:rPr>
          <w:bCs/>
        </w:rPr>
      </w:pPr>
    </w:p>
    <w:p w14:paraId="77290B46" w14:textId="77777777" w:rsidR="00A55E41" w:rsidRDefault="00A55E41" w:rsidP="00A55E41">
      <w:pPr>
        <w:tabs>
          <w:tab w:val="left" w:pos="6120"/>
        </w:tabs>
        <w:rPr>
          <w:bCs/>
        </w:rPr>
      </w:pPr>
      <w:r w:rsidRPr="00F81B9B">
        <w:rPr>
          <w:bCs/>
          <w:i/>
        </w:rPr>
        <w:t>Persistence</w:t>
      </w:r>
      <w:r>
        <w:rPr>
          <w:bCs/>
        </w:rPr>
        <w:t xml:space="preserve"> means that, since we have replaced centralized control with decentralized human influence, the human must persist in influencing the agents in order to have high confidence that the collective state of the system behaves as needed.  Simply put, since the human cannot reliably and quickly control every agent at once, the human must then sustain influence on some set of agents in a way that behavior emerges as desired. Such influence must be understood at a level sufficient to ensure robustness and authority in the system.</w:t>
      </w:r>
    </w:p>
    <w:p w14:paraId="7CA277C2" w14:textId="77777777" w:rsidR="00A55E41" w:rsidRDefault="00A55E41" w:rsidP="00A55E41">
      <w:pPr>
        <w:tabs>
          <w:tab w:val="left" w:pos="6120"/>
        </w:tabs>
        <w:rPr>
          <w:bCs/>
        </w:rPr>
      </w:pPr>
    </w:p>
    <w:p w14:paraId="7FD94D13" w14:textId="77777777" w:rsidR="00A55E41" w:rsidRPr="00CA64EB" w:rsidRDefault="00A55E41" w:rsidP="00A55E41">
      <w:pPr>
        <w:tabs>
          <w:tab w:val="left" w:pos="6120"/>
        </w:tabs>
        <w:rPr>
          <w:bCs/>
        </w:rPr>
      </w:pPr>
      <w:r>
        <w:rPr>
          <w:bCs/>
        </w:rPr>
        <w:t>In the next sections, we identify the technical challenges associated with abstraction and persistence, discuss how we will use a formal-methods approach for identifying performance guarantees, and discuss how we will demonstrate the ecological validity of the guarantees by implementing and evaluating human interaction with robot teams designed to balance persistence and responsiveness.</w:t>
      </w:r>
    </w:p>
    <w:p w14:paraId="4E6EDEFE" w14:textId="77777777" w:rsidR="00A55E41" w:rsidRPr="007D102B" w:rsidRDefault="00A55E41" w:rsidP="00A55E41">
      <w:pPr>
        <w:tabs>
          <w:tab w:val="left" w:pos="6120"/>
        </w:tabs>
        <w:rPr>
          <w:b/>
          <w:bCs/>
        </w:rPr>
      </w:pPr>
    </w:p>
    <w:p w14:paraId="059FA850" w14:textId="1C6C7824" w:rsidR="00A55E41" w:rsidRDefault="00A55E41">
      <w:pPr>
        <w:rPr>
          <w:rFonts w:eastAsia="Times New Roman" w:cs="Times New Roman"/>
          <w:b/>
        </w:rPr>
      </w:pPr>
      <w:r>
        <w:rPr>
          <w:rFonts w:eastAsia="Times New Roman" w:cs="Times New Roman"/>
          <w:b/>
        </w:rPr>
        <w:t>2. Model Class</w:t>
      </w:r>
    </w:p>
    <w:p w14:paraId="4B982D71" w14:textId="01C0D19C" w:rsidR="00FA3CE0" w:rsidRPr="00811CC3" w:rsidRDefault="00811CC3" w:rsidP="00FA3CE0">
      <w:pPr>
        <w:widowControl w:val="0"/>
        <w:autoSpaceDE w:val="0"/>
        <w:autoSpaceDN w:val="0"/>
        <w:adjustRightInd w:val="0"/>
        <w:rPr>
          <w:rFonts w:ascii="Times New Roman" w:hAnsi="Times New Roman" w:cs="Times New Roman"/>
        </w:rPr>
      </w:pPr>
      <w:r>
        <w:rPr>
          <w:rFonts w:ascii="Times New Roman" w:hAnsi="Times New Roman" w:cs="Times New Roman"/>
        </w:rPr>
        <w:t xml:space="preserve">We adopt a simplified version of </w:t>
      </w:r>
      <w:proofErr w:type="spellStart"/>
      <w:r>
        <w:rPr>
          <w:rFonts w:ascii="Times New Roman" w:hAnsi="Times New Roman" w:cs="Times New Roman"/>
        </w:rPr>
        <w:t>Couzin’s</w:t>
      </w:r>
      <w:proofErr w:type="spellEnd"/>
      <w:r>
        <w:rPr>
          <w:rFonts w:ascii="Times New Roman" w:hAnsi="Times New Roman" w:cs="Times New Roman"/>
        </w:rPr>
        <w:t xml:space="preserve"> model [</w:t>
      </w:r>
      <w:proofErr w:type="spellStart"/>
      <w:r>
        <w:rPr>
          <w:rFonts w:ascii="Times New Roman" w:hAnsi="Times New Roman" w:cs="Times New Roman"/>
        </w:rPr>
        <w:t>Couzin’s</w:t>
      </w:r>
      <w:proofErr w:type="spellEnd"/>
      <w:r>
        <w:rPr>
          <w:rFonts w:ascii="Times New Roman" w:hAnsi="Times New Roman" w:cs="Times New Roman"/>
        </w:rPr>
        <w:t xml:space="preserve"> model].  The discussion we use here was taken </w:t>
      </w:r>
      <w:commentRangeStart w:id="4"/>
      <w:r>
        <w:rPr>
          <w:rFonts w:ascii="Times New Roman" w:hAnsi="Times New Roman" w:cs="Times New Roman"/>
        </w:rPr>
        <w:t xml:space="preserve">from a paper under review </w:t>
      </w:r>
      <w:commentRangeEnd w:id="4"/>
      <w:r w:rsidR="00B721EE">
        <w:rPr>
          <w:rStyle w:val="CommentReference"/>
        </w:rPr>
        <w:commentReference w:id="4"/>
      </w:r>
      <w:r>
        <w:rPr>
          <w:rFonts w:ascii="Times New Roman" w:hAnsi="Times New Roman" w:cs="Times New Roman"/>
        </w:rPr>
        <w:t xml:space="preserve">and simply summarizes the model. </w:t>
      </w:r>
      <w:r w:rsidR="00F75512" w:rsidRPr="00811CC3">
        <w:rPr>
          <w:rFonts w:ascii="Times New Roman" w:hAnsi="Times New Roman" w:cs="Times New Roman"/>
        </w:rPr>
        <w:t xml:space="preserve">Let </w:t>
      </w:r>
      <w:proofErr w:type="spellStart"/>
      <w:r w:rsidR="00F75512" w:rsidRPr="00811CC3">
        <w:rPr>
          <w:rFonts w:ascii="Times New Roman" w:hAnsi="Times New Roman" w:cs="Times New Roman"/>
          <w:i/>
        </w:rPr>
        <w:t>i</w:t>
      </w:r>
      <w:proofErr w:type="spellEnd"/>
      <w:r w:rsidR="00F75512" w:rsidRPr="00811CC3">
        <w:rPr>
          <w:rFonts w:ascii="Times New Roman" w:hAnsi="Times New Roman" w:cs="Times New Roman"/>
          <w:i/>
        </w:rPr>
        <w:t xml:space="preserve"> = 1, 2</w:t>
      </w:r>
      <w:proofErr w:type="gramStart"/>
      <w:r w:rsidR="00F75512" w:rsidRPr="00811CC3">
        <w:rPr>
          <w:rFonts w:ascii="Times New Roman" w:hAnsi="Times New Roman" w:cs="Times New Roman"/>
          <w:i/>
        </w:rPr>
        <w:t>, …,</w:t>
      </w:r>
      <w:proofErr w:type="gramEnd"/>
      <w:r w:rsidR="00F75512" w:rsidRPr="00811CC3">
        <w:rPr>
          <w:rFonts w:ascii="Times New Roman" w:hAnsi="Times New Roman" w:cs="Times New Roman"/>
          <w:i/>
        </w:rPr>
        <w:t xml:space="preserve"> </w:t>
      </w:r>
      <w:r w:rsidR="00FA3CE0" w:rsidRPr="00811CC3">
        <w:rPr>
          <w:rFonts w:ascii="Times New Roman" w:hAnsi="Times New Roman" w:cs="Times New Roman"/>
          <w:i/>
        </w:rPr>
        <w:t>N</w:t>
      </w:r>
      <w:r w:rsidR="00FA3CE0" w:rsidRPr="00811CC3">
        <w:rPr>
          <w:rFonts w:ascii="Times New Roman" w:hAnsi="Times New Roman" w:cs="Times New Roman"/>
        </w:rPr>
        <w:t xml:space="preserve">  be a</w:t>
      </w:r>
      <w:r w:rsidR="00DF7A9F" w:rsidRPr="00811CC3">
        <w:rPr>
          <w:rFonts w:ascii="Times New Roman" w:hAnsi="Times New Roman" w:cs="Times New Roman"/>
        </w:rPr>
        <w:t xml:space="preserve"> set of homogeneous agents with </w:t>
      </w:r>
      <w:proofErr w:type="spellStart"/>
      <w:r w:rsidR="00FA3CE0" w:rsidRPr="00811CC3">
        <w:rPr>
          <w:rFonts w:ascii="Times New Roman" w:hAnsi="Times New Roman" w:cs="Times New Roman"/>
        </w:rPr>
        <w:t>nonholonomic</w:t>
      </w:r>
      <w:proofErr w:type="spellEnd"/>
      <w:r w:rsidR="00FA3CE0" w:rsidRPr="00811CC3">
        <w:rPr>
          <w:rFonts w:ascii="Times New Roman" w:hAnsi="Times New Roman" w:cs="Times New Roman"/>
        </w:rPr>
        <w:t xml:space="preserve"> dynamics given by</w:t>
      </w:r>
    </w:p>
    <w:p w14:paraId="33D6FB66" w14:textId="405132A8" w:rsidR="00A32746" w:rsidRPr="00811CC3" w:rsidRDefault="00F03387" w:rsidP="00FA3CE0">
      <w:pPr>
        <w:widowControl w:val="0"/>
        <w:autoSpaceDE w:val="0"/>
        <w:autoSpaceDN w:val="0"/>
        <w:adjustRightInd w:val="0"/>
        <w:rPr>
          <w:rFonts w:ascii="Times New Roman" w:hAnsi="Times New Roman" w:cs="Times New Roman"/>
        </w:rPr>
      </w:pPr>
      <m:oMathPara>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x</m:t>
                  </m:r>
                </m:e>
              </m:acc>
            </m:e>
            <m:sub>
              <m:r>
                <w:rPr>
                  <w:rFonts w:ascii="Cambria Math" w:hAnsi="Cambria Math" w:cs="Times New Roman"/>
                </w:rPr>
                <m:t>t</m:t>
              </m:r>
            </m:sub>
          </m:sSub>
          <m:r>
            <w:rPr>
              <w:rFonts w:ascii="Cambria Math" w:hAnsi="Cambria Math" w:cs="Times New Roman"/>
            </w:rPr>
            <m:t xml:space="preserve">=s </m:t>
          </m:r>
          <m:func>
            <m:funcPr>
              <m:ctrlPr>
                <w:rPr>
                  <w:rFonts w:ascii="Cambria Math" w:hAnsi="Cambria Math" w:cs="Times New Roman"/>
                </w:rPr>
              </m:ctrlPr>
            </m:funcPr>
            <m:fName>
              <m:r>
                <m:rPr>
                  <m:sty m:val="p"/>
                </m:rPr>
                <w:rPr>
                  <w:rFonts w:ascii="Cambria Math" w:hAnsi="Cambria Math" w:cs="Times New Roman"/>
                </w:rPr>
                <m:t>cos</m:t>
              </m:r>
              <m:ctrlPr>
                <w:rPr>
                  <w:rFonts w:ascii="Cambria Math" w:hAnsi="Cambria Math" w:cs="Times New Roman"/>
                  <w:i/>
                </w:rPr>
              </m:ctrlP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t</m:t>
                      </m:r>
                    </m:sub>
                  </m:sSub>
                </m:e>
              </m:d>
            </m:e>
          </m:func>
        </m:oMath>
      </m:oMathPara>
    </w:p>
    <w:p w14:paraId="336BD0EE" w14:textId="788E90AB" w:rsidR="00A32746" w:rsidRPr="00811CC3" w:rsidRDefault="00F03387" w:rsidP="00FA3CE0">
      <w:pPr>
        <w:widowControl w:val="0"/>
        <w:autoSpaceDE w:val="0"/>
        <w:autoSpaceDN w:val="0"/>
        <w:adjustRightInd w:val="0"/>
        <w:rPr>
          <w:rFonts w:ascii="Times New Roman" w:hAnsi="Times New Roman" w:cs="Times New Roman"/>
        </w:rPr>
      </w:pPr>
      <m:oMathPara>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y</m:t>
                  </m:r>
                </m:e>
              </m:acc>
            </m:e>
            <m:sub>
              <m:r>
                <w:rPr>
                  <w:rFonts w:ascii="Cambria Math" w:hAnsi="Cambria Math" w:cs="Times New Roman"/>
                </w:rPr>
                <m:t>t</m:t>
              </m:r>
            </m:sub>
          </m:sSub>
          <m:r>
            <w:rPr>
              <w:rFonts w:ascii="Cambria Math" w:hAnsi="Cambria Math" w:cs="Times New Roman"/>
            </w:rPr>
            <m:t>=s</m:t>
          </m:r>
          <m:func>
            <m:funcPr>
              <m:ctrlPr>
                <w:rPr>
                  <w:rFonts w:ascii="Cambria Math" w:hAnsi="Cambria Math" w:cs="Times New Roman"/>
                </w:rPr>
              </m:ctrlPr>
            </m:funcPr>
            <m:fName>
              <m:r>
                <m:rPr>
                  <m:sty m:val="p"/>
                </m:rPr>
                <w:rPr>
                  <w:rFonts w:ascii="Cambria Math" w:hAnsi="Cambria Math" w:cs="Times New Roman"/>
                </w:rPr>
                <m:t>cos</m:t>
              </m:r>
              <m:ctrlPr>
                <w:rPr>
                  <w:rFonts w:ascii="Cambria Math" w:hAnsi="Cambria Math" w:cs="Times New Roman"/>
                  <w:i/>
                </w:rPr>
              </m:ctrlP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t</m:t>
                      </m:r>
                    </m:sub>
                  </m:sSub>
                </m:e>
              </m:d>
            </m:e>
          </m:func>
        </m:oMath>
      </m:oMathPara>
    </w:p>
    <w:p w14:paraId="445333DD" w14:textId="3635DEE4" w:rsidR="00A32746" w:rsidRPr="00811CC3" w:rsidRDefault="00F03387" w:rsidP="00FA3CE0">
      <w:pPr>
        <w:widowControl w:val="0"/>
        <w:autoSpaceDE w:val="0"/>
        <w:autoSpaceDN w:val="0"/>
        <w:adjustRightInd w:val="0"/>
        <w:rPr>
          <w:rFonts w:ascii="Times New Roman" w:hAnsi="Times New Roman" w:cs="Times New Roman"/>
        </w:rPr>
      </w:pPr>
      <m:oMathPara>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θ</m:t>
                  </m:r>
                </m:e>
              </m:acc>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t</m:t>
              </m:r>
            </m:sub>
          </m:sSub>
        </m:oMath>
      </m:oMathPara>
    </w:p>
    <w:p w14:paraId="27E2DDFE" w14:textId="77777777" w:rsidR="00A55D3B" w:rsidRPr="00811CC3" w:rsidRDefault="00FA3CE0" w:rsidP="00FA3CE0">
      <w:pPr>
        <w:widowControl w:val="0"/>
        <w:autoSpaceDE w:val="0"/>
        <w:autoSpaceDN w:val="0"/>
        <w:adjustRightInd w:val="0"/>
        <w:rPr>
          <w:rFonts w:ascii="Times New Roman" w:hAnsi="Times New Roman" w:cs="Times New Roman"/>
          <w:b/>
          <w:bCs/>
        </w:rPr>
      </w:pPr>
      <w:proofErr w:type="gramStart"/>
      <w:r w:rsidRPr="00811CC3">
        <w:rPr>
          <w:rFonts w:ascii="Times New Roman" w:hAnsi="Times New Roman" w:cs="Times New Roman"/>
        </w:rPr>
        <w:t>where</w:t>
      </w:r>
      <w:proofErr w:type="gramEnd"/>
      <w:r w:rsidR="00A32746" w:rsidRPr="00811CC3">
        <w:rPr>
          <w:rFonts w:ascii="Times New Roman" w:hAnsi="Times New Roman" w:cs="Times New Roman"/>
        </w:rPr>
        <w:t xml:space="preserve"> </w:t>
      </w:r>
      <m:oMath>
        <m:sSup>
          <m:sSupPr>
            <m:ctrlPr>
              <w:rPr>
                <w:rFonts w:ascii="Cambria Math" w:hAnsi="Cambria Math" w:cs="Times New Roman"/>
                <w:i/>
              </w:rPr>
            </m:ctrlPr>
          </m:sSup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e>
            </m:d>
          </m:e>
          <m:sup>
            <m:r>
              <w:rPr>
                <w:rFonts w:ascii="Cambria Math" w:hAnsi="Cambria Math" w:cs="Times New Roman"/>
              </w:rPr>
              <m:t>T</m:t>
            </m:r>
          </m:sup>
        </m:sSup>
        <m:r>
          <w:rPr>
            <w:rFonts w:ascii="Cambria Math" w:hAnsi="Cambria Math" w:cs="Times New Roman" w:hint="eastAsia"/>
          </w:rPr>
          <m:t>∈</m:t>
        </m:r>
        <m:sSup>
          <m:sSupPr>
            <m:ctrlPr>
              <w:rPr>
                <w:rFonts w:ascii="Cambria Math" w:hAnsi="Cambria Math" w:cs="Times New Roman"/>
                <w:i/>
              </w:rPr>
            </m:ctrlPr>
          </m:sSupPr>
          <m:e>
            <m:r>
              <m:rPr>
                <m:scr m:val="fraktur"/>
              </m:rPr>
              <w:rPr>
                <w:rFonts w:ascii="Cambria Math" w:hAnsi="Cambria Math" w:cs="Times New Roman"/>
              </w:rPr>
              <m:t>R</m:t>
            </m:r>
          </m:e>
          <m:sup>
            <m:r>
              <w:rPr>
                <w:rFonts w:ascii="Cambria Math" w:hAnsi="Cambria Math" w:cs="Times New Roman"/>
              </w:rPr>
              <m:t>2</m:t>
            </m:r>
          </m:sup>
        </m:sSup>
      </m:oMath>
      <w:r w:rsidRPr="00811CC3">
        <w:rPr>
          <w:rFonts w:ascii="Times New Roman" w:hAnsi="Times New Roman" w:cs="Times New Roman"/>
        </w:rPr>
        <w:t xml:space="preserve"> </w:t>
      </w:r>
      <w:r w:rsidR="007C49A0" w:rsidRPr="00811CC3">
        <w:rPr>
          <w:rFonts w:ascii="Times New Roman" w:hAnsi="Times New Roman" w:cs="Times New Roman"/>
        </w:rPr>
        <w:t xml:space="preserve">is the </w:t>
      </w:r>
      <w:proofErr w:type="spellStart"/>
      <w:r w:rsidR="007C49A0" w:rsidRPr="00811CC3">
        <w:rPr>
          <w:rFonts w:ascii="Times New Roman" w:hAnsi="Times New Roman" w:cs="Times New Roman"/>
          <w:i/>
        </w:rPr>
        <w:t>i</w:t>
      </w:r>
      <w:r w:rsidRPr="00811CC3">
        <w:rPr>
          <w:rFonts w:ascii="Times New Roman" w:hAnsi="Times New Roman" w:cs="Times New Roman"/>
        </w:rPr>
        <w:t>th</w:t>
      </w:r>
      <w:proofErr w:type="spellEnd"/>
      <w:r w:rsidRPr="00811CC3">
        <w:rPr>
          <w:rFonts w:ascii="Times New Roman" w:hAnsi="Times New Roman" w:cs="Times New Roman"/>
        </w:rPr>
        <w:t xml:space="preserve"> agent’s position, </w:t>
      </w:r>
      <w:r w:rsidR="00A55D3B" w:rsidRPr="00811CC3">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t</m:t>
            </m:r>
          </m:sub>
        </m:sSub>
        <m:r>
          <w:rPr>
            <w:rFonts w:ascii="Cambria Math" w:hAnsi="Cambria Math" w:cs="Times New Roman" w:hint="eastAsia"/>
          </w:rPr>
          <m:t>∈</m:t>
        </m:r>
        <m:d>
          <m:dPr>
            <m:begChr m:val="["/>
            <m:endChr m:val="]"/>
            <m:ctrlPr>
              <w:rPr>
                <w:rFonts w:ascii="Cambria Math" w:hAnsi="Cambria Math" w:cs="Times New Roman"/>
                <w:i/>
              </w:rPr>
            </m:ctrlPr>
          </m:dPr>
          <m:e>
            <m:r>
              <w:rPr>
                <w:rFonts w:ascii="Cambria Math" w:hAnsi="Cambria Math" w:cs="Times New Roman"/>
              </w:rPr>
              <m:t>-π,π</m:t>
            </m:r>
          </m:e>
        </m:d>
      </m:oMath>
      <w:r w:rsidR="00A55D3B" w:rsidRPr="00811CC3">
        <w:rPr>
          <w:rFonts w:ascii="Times New Roman" w:hAnsi="Times New Roman" w:cs="Times New Roman"/>
          <w:b/>
          <w:bCs/>
        </w:rPr>
        <w:t xml:space="preserve"> </w:t>
      </w:r>
      <w:r w:rsidRPr="00811CC3">
        <w:rPr>
          <w:rFonts w:ascii="Times New Roman" w:hAnsi="Times New Roman" w:cs="Times New Roman"/>
        </w:rPr>
        <w:t xml:space="preserve">is the angular heading of the agent, </w:t>
      </w:r>
      <w:r w:rsidR="00A55D3B" w:rsidRPr="00811CC3">
        <w:rPr>
          <w:rFonts w:ascii="Times New Roman" w:hAnsi="Times New Roman" w:cs="Times New Roman"/>
          <w:bCs/>
          <w:i/>
        </w:rPr>
        <w:t xml:space="preserve">s </w:t>
      </w:r>
      <w:r w:rsidRPr="00811CC3">
        <w:rPr>
          <w:rFonts w:ascii="Times New Roman" w:hAnsi="Times New Roman" w:cs="Times New Roman"/>
        </w:rPr>
        <w:t>is the constant agent</w:t>
      </w:r>
      <w:r w:rsidR="00DF7A9F" w:rsidRPr="00811CC3">
        <w:rPr>
          <w:rFonts w:ascii="Times New Roman" w:hAnsi="Times New Roman" w:cs="Times New Roman"/>
          <w:b/>
          <w:bCs/>
        </w:rPr>
        <w:t xml:space="preserve"> </w:t>
      </w:r>
      <w:r w:rsidRPr="00811CC3">
        <w:rPr>
          <w:rFonts w:ascii="Times New Roman" w:hAnsi="Times New Roman" w:cs="Times New Roman"/>
        </w:rPr>
        <w:t xml:space="preserve">speed, and </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t</m:t>
            </m:r>
          </m:sub>
        </m:sSub>
      </m:oMath>
      <w:r w:rsidRPr="00811CC3">
        <w:rPr>
          <w:rFonts w:ascii="Times New Roman" w:hAnsi="Times New Roman" w:cs="Times New Roman"/>
        </w:rPr>
        <w:t xml:space="preserve"> is the angular velocity control input.</w:t>
      </w:r>
    </w:p>
    <w:p w14:paraId="3AA36795" w14:textId="77777777" w:rsidR="00A55D3B" w:rsidRPr="00811CC3" w:rsidRDefault="00A55D3B" w:rsidP="00A55D3B">
      <w:pPr>
        <w:widowControl w:val="0"/>
        <w:autoSpaceDE w:val="0"/>
        <w:autoSpaceDN w:val="0"/>
        <w:adjustRightInd w:val="0"/>
        <w:rPr>
          <w:rFonts w:ascii="Times New Roman" w:hAnsi="Times New Roman" w:cs="Times New Roman"/>
          <w:b/>
          <w:bCs/>
        </w:rPr>
      </w:pPr>
    </w:p>
    <w:p w14:paraId="0A21649D" w14:textId="456B2626" w:rsidR="00FA3CE0" w:rsidRPr="00811CC3" w:rsidRDefault="00FA3CE0" w:rsidP="00A55D3B">
      <w:pPr>
        <w:widowControl w:val="0"/>
        <w:autoSpaceDE w:val="0"/>
        <w:autoSpaceDN w:val="0"/>
        <w:adjustRightInd w:val="0"/>
        <w:rPr>
          <w:rFonts w:ascii="Times New Roman" w:hAnsi="Times New Roman" w:cs="Times New Roman"/>
        </w:rPr>
      </w:pPr>
      <w:r w:rsidRPr="00811CC3">
        <w:rPr>
          <w:rFonts w:ascii="Times New Roman" w:hAnsi="Times New Roman" w:cs="Times New Roman"/>
        </w:rPr>
        <w:t>For simplicity we define:</w:t>
      </w:r>
    </w:p>
    <w:p w14:paraId="11253337" w14:textId="0DFB061D" w:rsidR="00A55D3B" w:rsidRPr="00811CC3" w:rsidRDefault="00F03387" w:rsidP="00FA3CE0">
      <w:pPr>
        <w:widowControl w:val="0"/>
        <w:autoSpaceDE w:val="0"/>
        <w:autoSpaceDN w:val="0"/>
        <w:adjustRightInd w:val="0"/>
        <w:rPr>
          <w:rFonts w:ascii="Times New Roman" w:hAnsi="Times New Roman" w:cs="Times New Roman"/>
          <w:bCs/>
        </w:rPr>
      </w:pPr>
      <m:oMathPara>
        <m:oMath>
          <m:sSub>
            <m:sSubPr>
              <m:ctrlPr>
                <w:rPr>
                  <w:rFonts w:ascii="Cambria Math" w:hAnsi="Cambria Math" w:cs="Times New Roman"/>
                  <w:bCs/>
                  <w:i/>
                </w:rPr>
              </m:ctrlPr>
            </m:sSubPr>
            <m:e>
              <m:r>
                <w:rPr>
                  <w:rFonts w:ascii="Cambria Math" w:hAnsi="Cambria Math" w:cs="Times New Roman"/>
                </w:rPr>
                <m:t>v</m:t>
              </m:r>
            </m:e>
            <m:sub>
              <m:r>
                <w:rPr>
                  <w:rFonts w:ascii="Cambria Math" w:hAnsi="Cambria Math" w:cs="Times New Roman"/>
                </w:rPr>
                <m:t>t</m:t>
              </m:r>
            </m:sub>
          </m:sSub>
          <m:r>
            <w:rPr>
              <w:rFonts w:ascii="Cambria Math" w:hAnsi="Cambria Math" w:cs="Times New Roman"/>
            </w:rPr>
            <m:t>=</m:t>
          </m:r>
          <m:sSup>
            <m:sSupPr>
              <m:ctrlPr>
                <w:rPr>
                  <w:rFonts w:ascii="Cambria Math" w:hAnsi="Cambria Math" w:cs="Times New Roman"/>
                  <w:bCs/>
                  <w:i/>
                </w:rPr>
              </m:ctrlPr>
            </m:sSupPr>
            <m:e>
              <m:d>
                <m:dPr>
                  <m:begChr m:val="["/>
                  <m:endChr m:val="]"/>
                  <m:ctrlPr>
                    <w:rPr>
                      <w:rFonts w:ascii="Cambria Math" w:hAnsi="Cambria Math" w:cs="Times New Roman"/>
                      <w:bCs/>
                      <w:i/>
                    </w:rPr>
                  </m:ctrlPr>
                </m:dPr>
                <m:e>
                  <m:func>
                    <m:funcPr>
                      <m:ctrlPr>
                        <w:rPr>
                          <w:rFonts w:ascii="Cambria Math" w:hAnsi="Cambria Math" w:cs="Times New Roman"/>
                          <w:bCs/>
                        </w:rPr>
                      </m:ctrlPr>
                    </m:funcPr>
                    <m:fName>
                      <m:r>
                        <m:rPr>
                          <m:sty m:val="p"/>
                        </m:rPr>
                        <w:rPr>
                          <w:rFonts w:ascii="Cambria Math" w:hAnsi="Cambria Math" w:cs="Times New Roman"/>
                        </w:rPr>
                        <m:t>cos</m:t>
                      </m:r>
                      <m:ctrlPr>
                        <w:rPr>
                          <w:rFonts w:ascii="Cambria Math" w:hAnsi="Cambria Math" w:cs="Times New Roman"/>
                          <w:bCs/>
                          <w:i/>
                        </w:rPr>
                      </m:ctrlPr>
                    </m:fName>
                    <m:e>
                      <m:d>
                        <m:dPr>
                          <m:ctrlPr>
                            <w:rPr>
                              <w:rFonts w:ascii="Cambria Math" w:hAnsi="Cambria Math" w:cs="Times New Roman"/>
                              <w:bCs/>
                              <w:i/>
                            </w:rPr>
                          </m:ctrlPr>
                        </m:dPr>
                        <m:e>
                          <m:sSub>
                            <m:sSubPr>
                              <m:ctrlPr>
                                <w:rPr>
                                  <w:rFonts w:ascii="Cambria Math" w:hAnsi="Cambria Math" w:cs="Times New Roman"/>
                                  <w:bCs/>
                                  <w:i/>
                                </w:rPr>
                              </m:ctrlPr>
                            </m:sSubPr>
                            <m:e>
                              <m:r>
                                <w:rPr>
                                  <w:rFonts w:ascii="Cambria Math" w:hAnsi="Cambria Math" w:cs="Times New Roman"/>
                                </w:rPr>
                                <m:t>θ</m:t>
                              </m:r>
                            </m:e>
                            <m:sub>
                              <m:r>
                                <w:rPr>
                                  <w:rFonts w:ascii="Cambria Math" w:hAnsi="Cambria Math" w:cs="Times New Roman"/>
                                </w:rPr>
                                <m:t>t</m:t>
                              </m:r>
                            </m:sub>
                          </m:sSub>
                        </m:e>
                      </m:d>
                    </m:e>
                  </m:func>
                  <m:r>
                    <w:rPr>
                      <w:rFonts w:ascii="Cambria Math" w:hAnsi="Cambria Math" w:cs="Times New Roman"/>
                    </w:rPr>
                    <m:t>,</m:t>
                  </m:r>
                  <m:func>
                    <m:funcPr>
                      <m:ctrlPr>
                        <w:rPr>
                          <w:rFonts w:ascii="Cambria Math" w:hAnsi="Cambria Math" w:cs="Times New Roman"/>
                          <w:bCs/>
                        </w:rPr>
                      </m:ctrlPr>
                    </m:funcPr>
                    <m:fName>
                      <m:r>
                        <m:rPr>
                          <m:sty m:val="p"/>
                        </m:rPr>
                        <w:rPr>
                          <w:rFonts w:ascii="Cambria Math" w:hAnsi="Cambria Math" w:cs="Times New Roman"/>
                        </w:rPr>
                        <m:t>sin</m:t>
                      </m:r>
                      <m:ctrlPr>
                        <w:rPr>
                          <w:rFonts w:ascii="Cambria Math" w:hAnsi="Cambria Math" w:cs="Times New Roman"/>
                          <w:bCs/>
                          <w:i/>
                        </w:rPr>
                      </m:ctrlPr>
                    </m:fName>
                    <m:e>
                      <m:d>
                        <m:dPr>
                          <m:ctrlPr>
                            <w:rPr>
                              <w:rFonts w:ascii="Cambria Math" w:hAnsi="Cambria Math" w:cs="Times New Roman"/>
                              <w:bCs/>
                              <w:i/>
                            </w:rPr>
                          </m:ctrlPr>
                        </m:dPr>
                        <m:e>
                          <m:sSub>
                            <m:sSubPr>
                              <m:ctrlPr>
                                <w:rPr>
                                  <w:rFonts w:ascii="Cambria Math" w:hAnsi="Cambria Math" w:cs="Times New Roman"/>
                                  <w:bCs/>
                                  <w:i/>
                                </w:rPr>
                              </m:ctrlPr>
                            </m:sSubPr>
                            <m:e>
                              <m:r>
                                <w:rPr>
                                  <w:rFonts w:ascii="Cambria Math" w:hAnsi="Cambria Math" w:cs="Times New Roman"/>
                                </w:rPr>
                                <m:t>θ</m:t>
                              </m:r>
                            </m:e>
                            <m:sub>
                              <m:r>
                                <w:rPr>
                                  <w:rFonts w:ascii="Cambria Math" w:hAnsi="Cambria Math" w:cs="Times New Roman"/>
                                </w:rPr>
                                <m:t>t</m:t>
                              </m:r>
                            </m:sub>
                          </m:sSub>
                        </m:e>
                      </m:d>
                    </m:e>
                  </m:func>
                </m:e>
              </m:d>
            </m:e>
            <m:sup>
              <m:r>
                <w:rPr>
                  <w:rFonts w:ascii="Cambria Math" w:hAnsi="Cambria Math" w:cs="Times New Roman"/>
                </w:rPr>
                <m:t>T</m:t>
              </m:r>
            </m:sup>
          </m:sSup>
        </m:oMath>
      </m:oMathPara>
    </w:p>
    <w:p w14:paraId="71B67C7B" w14:textId="7656D59A" w:rsidR="00A55D3B" w:rsidRPr="00811CC3" w:rsidRDefault="00F03387" w:rsidP="00FA3CE0">
      <w:pPr>
        <w:widowControl w:val="0"/>
        <w:autoSpaceDE w:val="0"/>
        <w:autoSpaceDN w:val="0"/>
        <w:adjustRightInd w:val="0"/>
        <w:rPr>
          <w:rFonts w:ascii="Times New Roman" w:hAnsi="Times New Roman" w:cs="Times New Roman"/>
          <w:bCs/>
        </w:rPr>
      </w:pPr>
      <m:oMathPara>
        <m:oMath>
          <m:sSub>
            <m:sSubPr>
              <m:ctrlPr>
                <w:rPr>
                  <w:rFonts w:ascii="Cambria Math" w:hAnsi="Cambria Math" w:cs="Times New Roman"/>
                  <w:bCs/>
                  <w:i/>
                </w:rPr>
              </m:ctrlPr>
            </m:sSubPr>
            <m:e>
              <m:r>
                <w:rPr>
                  <w:rFonts w:ascii="Cambria Math" w:hAnsi="Cambria Math" w:cs="Times New Roman"/>
                </w:rPr>
                <m:t>c</m:t>
              </m:r>
            </m:e>
            <m:sub>
              <m:r>
                <w:rPr>
                  <w:rFonts w:ascii="Cambria Math" w:hAnsi="Cambria Math" w:cs="Times New Roman"/>
                </w:rPr>
                <m:t>t</m:t>
              </m:r>
            </m:sub>
          </m:sSub>
          <m:r>
            <w:rPr>
              <w:rFonts w:ascii="Cambria Math" w:hAnsi="Cambria Math" w:cs="Times New Roman"/>
            </w:rPr>
            <m:t>=</m:t>
          </m:r>
          <m:sSup>
            <m:sSupPr>
              <m:ctrlPr>
                <w:rPr>
                  <w:rFonts w:ascii="Cambria Math" w:hAnsi="Cambria Math" w:cs="Times New Roman"/>
                  <w:bCs/>
                  <w:i/>
                </w:rPr>
              </m:ctrlPr>
            </m:sSupPr>
            <m:e>
              <m:d>
                <m:dPr>
                  <m:begChr m:val="["/>
                  <m:endChr m:val="]"/>
                  <m:ctrlPr>
                    <w:rPr>
                      <w:rFonts w:ascii="Cambria Math" w:hAnsi="Cambria Math" w:cs="Times New Roman"/>
                      <w:bCs/>
                      <w:i/>
                    </w:rPr>
                  </m:ctrlPr>
                </m:dPr>
                <m:e>
                  <m:r>
                    <w:rPr>
                      <w:rFonts w:ascii="Cambria Math" w:hAnsi="Cambria Math" w:cs="Times New Roman"/>
                    </w:rPr>
                    <m:t>x,y</m:t>
                  </m:r>
                </m:e>
              </m:d>
            </m:e>
            <m:sup>
              <m:r>
                <w:rPr>
                  <w:rFonts w:ascii="Cambria Math" w:hAnsi="Cambria Math" w:cs="Times New Roman"/>
                </w:rPr>
                <m:t>T</m:t>
              </m:r>
            </m:sup>
          </m:sSup>
        </m:oMath>
      </m:oMathPara>
    </w:p>
    <w:p w14:paraId="4BFF42D9" w14:textId="77777777" w:rsidR="00A55D3B" w:rsidRPr="00811CC3" w:rsidRDefault="00A55D3B" w:rsidP="00FA3CE0">
      <w:pPr>
        <w:widowControl w:val="0"/>
        <w:autoSpaceDE w:val="0"/>
        <w:autoSpaceDN w:val="0"/>
        <w:adjustRightInd w:val="0"/>
        <w:rPr>
          <w:rFonts w:ascii="Times New Roman" w:hAnsi="Times New Roman" w:cs="Times New Roman"/>
        </w:rPr>
      </w:pPr>
    </w:p>
    <w:p w14:paraId="68D5C512" w14:textId="52B2D462" w:rsidR="00FA3CE0" w:rsidRPr="00811CC3" w:rsidRDefault="00E73C0C" w:rsidP="00FA3CE0">
      <w:pPr>
        <w:widowControl w:val="0"/>
        <w:autoSpaceDE w:val="0"/>
        <w:autoSpaceDN w:val="0"/>
        <w:adjustRightInd w:val="0"/>
        <w:rPr>
          <w:rFonts w:ascii="Times New Roman" w:hAnsi="Times New Roman" w:cs="Times New Roman"/>
        </w:rPr>
      </w:pPr>
      <w:proofErr w:type="gramStart"/>
      <w:r>
        <w:rPr>
          <w:rFonts w:ascii="Times New Roman" w:hAnsi="Times New Roman" w:cs="Times New Roman"/>
        </w:rPr>
        <w:t>and</w:t>
      </w:r>
      <w:proofErr w:type="gramEnd"/>
      <w:r>
        <w:rPr>
          <w:rFonts w:ascii="Times New Roman" w:hAnsi="Times New Roman" w:cs="Times New Roman"/>
        </w:rPr>
        <w:t xml:space="preserve"> let</w:t>
      </w:r>
      <w:r w:rsidR="00FA3CE0" w:rsidRPr="00811CC3">
        <w:rPr>
          <w:rFonts w:ascii="Times New Roman" w:hAnsi="Times New Roman" w:cs="Times New Roman"/>
        </w:rPr>
        <w:t xml:space="preserve"> </w:t>
      </w:r>
      <m:oMath>
        <m:r>
          <w:rPr>
            <w:rFonts w:ascii="Cambria Math" w:hAnsi="Cambria Math" w:cs="Times New Roman"/>
          </w:rPr>
          <m:t>A</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ij</m:t>
            </m:r>
          </m:sub>
        </m:sSub>
        <m:r>
          <w:rPr>
            <w:rFonts w:ascii="Cambria Math" w:hAnsi="Cambria Math" w:cs="Times New Roman"/>
          </w:rPr>
          <m:t xml:space="preserve">(t) </m:t>
        </m:r>
      </m:oMath>
      <w:r w:rsidR="00FA3CE0" w:rsidRPr="00811CC3">
        <w:rPr>
          <w:rFonts w:ascii="Times New Roman" w:hAnsi="Times New Roman" w:cs="Times New Roman"/>
        </w:rPr>
        <w:t>denote the sensory adjacency matrix</w:t>
      </w:r>
      <w:r w:rsidR="00DF7A9F" w:rsidRPr="00811CC3">
        <w:rPr>
          <w:rFonts w:ascii="Times New Roman" w:hAnsi="Times New Roman" w:cs="Times New Roman"/>
        </w:rPr>
        <w:t xml:space="preserve"> </w:t>
      </w:r>
      <w:r w:rsidR="00FA3CE0" w:rsidRPr="00811CC3">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ij</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=1</m:t>
        </m:r>
      </m:oMath>
      <w:r w:rsidR="00A55D3B" w:rsidRPr="00811CC3">
        <w:rPr>
          <w:rFonts w:ascii="Times New Roman" w:hAnsi="Times New Roman" w:cs="Times New Roman"/>
          <w:b/>
          <w:bCs/>
        </w:rPr>
        <w:t xml:space="preserve"> </w:t>
      </w:r>
      <w:r w:rsidR="00FA3CE0" w:rsidRPr="00811CC3">
        <w:rPr>
          <w:rFonts w:ascii="Times New Roman" w:hAnsi="Times New Roman" w:cs="Times New Roman"/>
        </w:rPr>
        <w:t>means that agent</w:t>
      </w:r>
      <w:r w:rsidR="00A55D3B" w:rsidRPr="00811CC3">
        <w:rPr>
          <w:rFonts w:ascii="Times New Roman" w:hAnsi="Times New Roman" w:cs="Times New Roman"/>
        </w:rPr>
        <w:t xml:space="preserve"> </w:t>
      </w:r>
      <w:r w:rsidR="00A55D3B" w:rsidRPr="00811CC3">
        <w:rPr>
          <w:rFonts w:ascii="Times New Roman" w:hAnsi="Times New Roman" w:cs="Times New Roman"/>
          <w:i/>
        </w:rPr>
        <w:t xml:space="preserve">j </w:t>
      </w:r>
      <w:r w:rsidR="00FA3CE0" w:rsidRPr="00811CC3">
        <w:rPr>
          <w:rFonts w:ascii="Times New Roman" w:hAnsi="Times New Roman" w:cs="Times New Roman"/>
        </w:rPr>
        <w:t>is visible to agent</w:t>
      </w:r>
      <w:r w:rsidR="00A55D3B" w:rsidRPr="00811CC3">
        <w:rPr>
          <w:rFonts w:ascii="Times New Roman" w:hAnsi="Times New Roman" w:cs="Times New Roman"/>
        </w:rPr>
        <w:t xml:space="preserve"> </w:t>
      </w:r>
      <w:proofErr w:type="spellStart"/>
      <w:r w:rsidR="00A55D3B" w:rsidRPr="00811CC3">
        <w:rPr>
          <w:rFonts w:ascii="Times New Roman" w:hAnsi="Times New Roman" w:cs="Times New Roman"/>
          <w:i/>
        </w:rPr>
        <w:t>i</w:t>
      </w:r>
      <w:proofErr w:type="spellEnd"/>
      <w:r w:rsidR="00A55D3B" w:rsidRPr="00811CC3">
        <w:rPr>
          <w:rFonts w:ascii="Times New Roman" w:hAnsi="Times New Roman" w:cs="Times New Roman"/>
          <w:i/>
        </w:rPr>
        <w:t xml:space="preserve"> </w:t>
      </w:r>
      <w:r w:rsidR="00FA3CE0" w:rsidRPr="00811CC3">
        <w:rPr>
          <w:rFonts w:ascii="Times New Roman" w:hAnsi="Times New Roman" w:cs="Times New Roman"/>
        </w:rPr>
        <w:t>at time</w:t>
      </w:r>
      <w:r w:rsidR="00A55D3B" w:rsidRPr="00811CC3">
        <w:rPr>
          <w:rFonts w:ascii="Times New Roman" w:hAnsi="Times New Roman" w:cs="Times New Roman"/>
          <w:i/>
        </w:rPr>
        <w:t xml:space="preserve"> t</w:t>
      </w:r>
      <w:r w:rsidR="00FA3CE0" w:rsidRPr="00811CC3">
        <w:rPr>
          <w:rFonts w:ascii="Times New Roman" w:hAnsi="Times New Roman" w:cs="Times New Roman"/>
        </w:rPr>
        <w:t xml:space="preserve"> . Each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ij</m:t>
            </m:r>
          </m:sub>
        </m:sSub>
        <m:d>
          <m:dPr>
            <m:ctrlPr>
              <w:rPr>
                <w:rFonts w:ascii="Cambria Math" w:hAnsi="Cambria Math" w:cs="Times New Roman"/>
                <w:i/>
              </w:rPr>
            </m:ctrlPr>
          </m:dPr>
          <m:e>
            <m:r>
              <w:rPr>
                <w:rFonts w:ascii="Cambria Math" w:hAnsi="Cambria Math" w:cs="Times New Roman"/>
              </w:rPr>
              <m:t>t</m:t>
            </m:r>
          </m:e>
        </m:d>
      </m:oMath>
      <w:r w:rsidR="00FA3CE0" w:rsidRPr="00811CC3">
        <w:rPr>
          <w:rFonts w:ascii="Times New Roman" w:hAnsi="Times New Roman" w:cs="Times New Roman"/>
        </w:rPr>
        <w:t xml:space="preserve"> is determined at time</w:t>
      </w:r>
      <w:r w:rsidR="00FA7B09" w:rsidRPr="00811CC3">
        <w:rPr>
          <w:rFonts w:ascii="Times New Roman" w:hAnsi="Times New Roman" w:cs="Times New Roman"/>
        </w:rPr>
        <w:t xml:space="preserve"> </w:t>
      </w:r>
      <w:r w:rsidR="00FA7B09" w:rsidRPr="00811CC3">
        <w:rPr>
          <w:rFonts w:ascii="Times New Roman" w:hAnsi="Times New Roman" w:cs="Times New Roman"/>
          <w:i/>
        </w:rPr>
        <w:t>t</w:t>
      </w:r>
      <w:r w:rsidR="00FA7B09" w:rsidRPr="00811CC3">
        <w:rPr>
          <w:rFonts w:ascii="Times New Roman" w:hAnsi="Times New Roman" w:cs="Times New Roman"/>
        </w:rPr>
        <w:t xml:space="preserve"> </w:t>
      </w:r>
      <w:r w:rsidR="00DF7A9F" w:rsidRPr="00811CC3">
        <w:rPr>
          <w:rFonts w:ascii="Times New Roman" w:hAnsi="Times New Roman" w:cs="Times New Roman"/>
        </w:rPr>
        <w:t xml:space="preserve">according to a </w:t>
      </w:r>
      <w:r w:rsidR="00FA3CE0" w:rsidRPr="00811CC3">
        <w:rPr>
          <w:rFonts w:ascii="Times New Roman" w:hAnsi="Times New Roman" w:cs="Times New Roman"/>
        </w:rPr>
        <w:t>Bernoulli random variable with</w:t>
      </w:r>
      <w:r w:rsidR="00FA7B09" w:rsidRPr="00811CC3">
        <w:rPr>
          <w:rFonts w:ascii="Times New Roman" w:hAnsi="Times New Roman" w:cs="Times New Roman"/>
        </w:rPr>
        <w:t xml:space="preserve"> </w:t>
      </w:r>
      <w:r w:rsidR="00FA3CE0" w:rsidRPr="00811CC3">
        <w:rPr>
          <w:rFonts w:ascii="Times New Roman" w:hAnsi="Times New Roman" w:cs="Times New Roman"/>
        </w:rPr>
        <w:t>parameter</w:t>
      </w:r>
    </w:p>
    <w:p w14:paraId="6C24E30E" w14:textId="3AAD36D9" w:rsidR="00FA7B09" w:rsidRPr="005F14B9" w:rsidRDefault="00F03387" w:rsidP="00FA3CE0">
      <w:pPr>
        <w:widowControl w:val="0"/>
        <w:autoSpaceDE w:val="0"/>
        <w:autoSpaceDN w:val="0"/>
        <w:adjustRightInd w:val="0"/>
        <w:rPr>
          <w:rFonts w:ascii="Times New Roman" w:hAnsi="Times New Roman" w:cs="Times New Roman"/>
          <w:bCs/>
        </w:rPr>
      </w:pPr>
      <m:oMathPara>
        <m:oMathParaPr>
          <m:jc m:val="center"/>
        </m:oMathParaPr>
        <m:oMath>
          <m:sSub>
            <m:sSubPr>
              <m:ctrlPr>
                <w:rPr>
                  <w:rFonts w:ascii="Cambria Math" w:hAnsi="Cambria Math" w:cs="Times New Roman"/>
                  <w:bCs/>
                  <w:i/>
                </w:rPr>
              </m:ctrlPr>
            </m:sSubPr>
            <m:e>
              <m:r>
                <w:rPr>
                  <w:rFonts w:ascii="Cambria Math" w:hAnsi="Cambria Math" w:cs="Times New Roman"/>
                </w:rPr>
                <m:t>p</m:t>
              </m:r>
            </m:e>
            <m:sub>
              <m:r>
                <w:rPr>
                  <w:rFonts w:ascii="Cambria Math" w:hAnsi="Cambria Math" w:cs="Times New Roman"/>
                </w:rPr>
                <m:t>ij</m:t>
              </m:r>
            </m:sub>
          </m:sSub>
          <m:d>
            <m:dPr>
              <m:ctrlPr>
                <w:rPr>
                  <w:rFonts w:ascii="Cambria Math" w:hAnsi="Cambria Math" w:cs="Times New Roman"/>
                  <w:bCs/>
                  <w:i/>
                </w:rPr>
              </m:ctrlPr>
            </m:dPr>
            <m:e>
              <m:r>
                <w:rPr>
                  <w:rFonts w:ascii="Cambria Math" w:hAnsi="Cambria Math" w:cs="Times New Roman"/>
                </w:rPr>
                <m:t>t</m:t>
              </m:r>
            </m:e>
          </m:d>
          <m:r>
            <w:rPr>
              <w:rFonts w:ascii="Cambria Math" w:hAnsi="Cambria Math" w:cs="Times New Roman"/>
            </w:rPr>
            <m:t>=</m:t>
          </m:r>
          <m:f>
            <m:fPr>
              <m:ctrlPr>
                <w:rPr>
                  <w:rFonts w:ascii="Cambria Math" w:hAnsi="Cambria Math" w:cs="Times New Roman"/>
                  <w:bCs/>
                  <w:i/>
                </w:rPr>
              </m:ctrlPr>
            </m:fPr>
            <m:num>
              <m:r>
                <w:rPr>
                  <w:rFonts w:ascii="Cambria Math" w:hAnsi="Cambria Math" w:cs="Times New Roman"/>
                </w:rPr>
                <m:t>1</m:t>
              </m:r>
            </m:num>
            <m:den>
              <m:sSub>
                <m:sSubPr>
                  <m:ctrlPr>
                    <w:rPr>
                      <w:rFonts w:ascii="Cambria Math" w:hAnsi="Cambria Math" w:cs="Times New Roman"/>
                      <w:bCs/>
                      <w:i/>
                    </w:rPr>
                  </m:ctrlPr>
                </m:sSubPr>
                <m:e>
                  <m:r>
                    <w:rPr>
                      <w:rFonts w:ascii="Cambria Math" w:hAnsi="Cambria Math" w:cs="Times New Roman"/>
                    </w:rPr>
                    <m:t>d</m:t>
                  </m:r>
                </m:e>
                <m:sub>
                  <m:r>
                    <w:rPr>
                      <w:rFonts w:ascii="Cambria Math" w:hAnsi="Cambria Math" w:cs="Times New Roman"/>
                    </w:rPr>
                    <m:t>ij</m:t>
                  </m:r>
                </m:sub>
              </m:sSub>
              <m:d>
                <m:dPr>
                  <m:ctrlPr>
                    <w:rPr>
                      <w:rFonts w:ascii="Cambria Math" w:hAnsi="Cambria Math" w:cs="Times New Roman"/>
                      <w:bCs/>
                      <w:i/>
                    </w:rPr>
                  </m:ctrlPr>
                </m:dPr>
                <m:e>
                  <m:r>
                    <w:rPr>
                      <w:rFonts w:ascii="Cambria Math" w:hAnsi="Cambria Math" w:cs="Times New Roman"/>
                    </w:rPr>
                    <m:t>t</m:t>
                  </m:r>
                </m:e>
              </m:d>
            </m:den>
          </m:f>
          <m:r>
            <w:rPr>
              <w:rFonts w:ascii="Cambria Math" w:hAnsi="Cambria Math" w:cs="Times New Roman"/>
            </w:rPr>
            <m:t xml:space="preserve">     </m:t>
          </m:r>
          <m:r>
            <m:rPr>
              <m:sty m:val="p"/>
            </m:rPr>
            <w:rPr>
              <w:rFonts w:ascii="Cambria Math" w:hAnsi="Cambria Math" w:cs="Times New Roman"/>
            </w:rPr>
            <m:t xml:space="preserve">if </m:t>
          </m:r>
          <m:sSub>
            <m:sSubPr>
              <m:ctrlPr>
                <w:rPr>
                  <w:rFonts w:ascii="Cambria Math" w:hAnsi="Cambria Math" w:cs="Times New Roman"/>
                  <w:bCs/>
                  <w:i/>
                </w:rPr>
              </m:ctrlPr>
            </m:sSubPr>
            <m:e>
              <m:r>
                <w:rPr>
                  <w:rFonts w:ascii="Cambria Math" w:hAnsi="Cambria Math" w:cs="Times New Roman"/>
                </w:rPr>
                <m:t>d</m:t>
              </m:r>
              <m:ctrlPr>
                <w:rPr>
                  <w:rFonts w:ascii="Cambria Math" w:hAnsi="Cambria Math" w:cs="Times New Roman"/>
                  <w:bCs/>
                </w:rPr>
              </m:ctrlPr>
            </m:e>
            <m:sub>
              <m:r>
                <w:rPr>
                  <w:rFonts w:ascii="Cambria Math" w:hAnsi="Cambria Math" w:cs="Times New Roman"/>
                </w:rPr>
                <m:t>ij</m:t>
              </m:r>
            </m:sub>
          </m:sSub>
          <m:d>
            <m:dPr>
              <m:ctrlPr>
                <w:rPr>
                  <w:rFonts w:ascii="Cambria Math" w:hAnsi="Cambria Math" w:cs="Times New Roman"/>
                  <w:bCs/>
                  <w:i/>
                </w:rPr>
              </m:ctrlPr>
            </m:dPr>
            <m:e>
              <m:r>
                <w:rPr>
                  <w:rFonts w:ascii="Cambria Math" w:hAnsi="Cambria Math" w:cs="Times New Roman"/>
                </w:rPr>
                <m:t>t</m:t>
              </m:r>
            </m:e>
          </m:d>
          <m:r>
            <w:rPr>
              <w:rFonts w:ascii="Cambria Math" w:hAnsi="Cambria Math" w:cs="Times New Roman"/>
            </w:rPr>
            <m:t>≥1</m:t>
          </m:r>
        </m:oMath>
      </m:oMathPara>
    </w:p>
    <w:p w14:paraId="5D59885D" w14:textId="511125D7" w:rsidR="00FA7B09" w:rsidRPr="00811CC3" w:rsidRDefault="00C333C8" w:rsidP="00FA3CE0">
      <w:pPr>
        <w:widowControl w:val="0"/>
        <w:autoSpaceDE w:val="0"/>
        <w:autoSpaceDN w:val="0"/>
        <w:adjustRightInd w:val="0"/>
        <w:rPr>
          <w:rFonts w:ascii="Times New Roman" w:hAnsi="Times New Roman" w:cs="Times New Roman"/>
          <w:b/>
          <w:bCs/>
        </w:rPr>
      </w:pPr>
      <m:oMathPara>
        <m:oMath>
          <m:r>
            <w:rPr>
              <w:rFonts w:ascii="Cambria Math" w:hAnsi="Cambria Math" w:cs="Times New Roman"/>
            </w:rPr>
            <m:t xml:space="preserve">   </m:t>
          </m:r>
          <m:sSub>
            <m:sSubPr>
              <m:ctrlPr>
                <w:rPr>
                  <w:rFonts w:ascii="Cambria Math" w:hAnsi="Cambria Math" w:cs="Times New Roman"/>
                  <w:bCs/>
                  <w:i/>
                </w:rPr>
              </m:ctrlPr>
            </m:sSubPr>
            <m:e>
              <m:r>
                <w:rPr>
                  <w:rFonts w:ascii="Cambria Math" w:hAnsi="Cambria Math" w:cs="Times New Roman"/>
                </w:rPr>
                <m:t>p</m:t>
              </m:r>
            </m:e>
            <m:sub>
              <m:r>
                <w:rPr>
                  <w:rFonts w:ascii="Cambria Math" w:hAnsi="Cambria Math" w:cs="Times New Roman"/>
                </w:rPr>
                <m:t>ij</m:t>
              </m:r>
            </m:sub>
          </m:sSub>
          <m:d>
            <m:dPr>
              <m:ctrlPr>
                <w:rPr>
                  <w:rFonts w:ascii="Cambria Math" w:hAnsi="Cambria Math" w:cs="Times New Roman"/>
                  <w:bCs/>
                  <w:i/>
                </w:rPr>
              </m:ctrlPr>
            </m:dPr>
            <m:e>
              <m:r>
                <w:rPr>
                  <w:rFonts w:ascii="Cambria Math" w:hAnsi="Cambria Math" w:cs="Times New Roman"/>
                </w:rPr>
                <m:t>t</m:t>
              </m:r>
            </m:e>
          </m:d>
          <m:r>
            <w:rPr>
              <w:rFonts w:ascii="Cambria Math" w:hAnsi="Cambria Math" w:cs="Times New Roman"/>
            </w:rPr>
            <m:t xml:space="preserve">=1 </m:t>
          </m:r>
          <m:r>
            <m:rPr>
              <m:sty m:val="p"/>
            </m:rPr>
            <w:rPr>
              <w:rFonts w:ascii="Cambria Math" w:hAnsi="Cambria Math" w:cs="Times New Roman"/>
            </w:rPr>
            <m:t>otherwise</m:t>
          </m:r>
          <m:r>
            <w:rPr>
              <w:rFonts w:ascii="Cambria Math" w:hAnsi="Cambria Math" w:cs="Times New Roman"/>
            </w:rPr>
            <m:t xml:space="preserve"> </m:t>
          </m:r>
        </m:oMath>
      </m:oMathPara>
    </w:p>
    <w:p w14:paraId="783125D6" w14:textId="0B17E1A5" w:rsidR="00DF7A9F" w:rsidRPr="00811CC3" w:rsidRDefault="00FA3CE0" w:rsidP="00FA3CE0">
      <w:pPr>
        <w:widowControl w:val="0"/>
        <w:autoSpaceDE w:val="0"/>
        <w:autoSpaceDN w:val="0"/>
        <w:adjustRightInd w:val="0"/>
        <w:rPr>
          <w:rFonts w:ascii="Times New Roman" w:hAnsi="Times New Roman" w:cs="Times New Roman"/>
        </w:rPr>
      </w:pPr>
      <w:proofErr w:type="gramStart"/>
      <w:r w:rsidRPr="00811CC3">
        <w:rPr>
          <w:rFonts w:ascii="Times New Roman" w:hAnsi="Times New Roman" w:cs="Times New Roman"/>
        </w:rPr>
        <w:t>where</w:t>
      </w:r>
      <w:proofErr w:type="gramEnd"/>
      <w:r w:rsidR="00C333C8" w:rsidRPr="00811CC3">
        <w:rPr>
          <w:rFonts w:ascii="Times New Roman" w:hAnsi="Times New Roman" w:cs="Times New Roman"/>
        </w:rPr>
        <w:t xml:space="preserve"> </w:t>
      </w:r>
      <m:oMath>
        <m:sSub>
          <m:sSubPr>
            <m:ctrlPr>
              <w:rPr>
                <w:rFonts w:ascii="Cambria Math" w:hAnsi="Cambria Math" w:cs="Times New Roman"/>
                <w:bCs/>
                <w:i/>
              </w:rPr>
            </m:ctrlPr>
          </m:sSubPr>
          <m:e>
            <m:r>
              <w:rPr>
                <w:rFonts w:ascii="Cambria Math" w:hAnsi="Cambria Math" w:cs="Times New Roman"/>
              </w:rPr>
              <m:t>d</m:t>
            </m:r>
            <m:ctrlPr>
              <w:rPr>
                <w:rFonts w:ascii="Cambria Math" w:hAnsi="Cambria Math" w:cs="Times New Roman"/>
                <w:bCs/>
              </w:rPr>
            </m:ctrlPr>
          </m:e>
          <m:sub>
            <m:r>
              <w:rPr>
                <w:rFonts w:ascii="Cambria Math" w:hAnsi="Cambria Math" w:cs="Times New Roman"/>
              </w:rPr>
              <m:t>ij</m:t>
            </m:r>
          </m:sub>
        </m:sSub>
        <m:d>
          <m:dPr>
            <m:ctrlPr>
              <w:rPr>
                <w:rFonts w:ascii="Cambria Math" w:hAnsi="Cambria Math" w:cs="Times New Roman"/>
                <w:bCs/>
                <w:i/>
              </w:rPr>
            </m:ctrlPr>
          </m:dPr>
          <m:e>
            <m:r>
              <w:rPr>
                <w:rFonts w:ascii="Cambria Math" w:hAnsi="Cambria Math" w:cs="Times New Roman"/>
              </w:rPr>
              <m:t>t</m:t>
            </m:r>
          </m:e>
        </m:d>
      </m:oMath>
      <w:r w:rsidRPr="00811CC3">
        <w:rPr>
          <w:rFonts w:ascii="Times New Roman" w:hAnsi="Times New Roman" w:cs="Times New Roman"/>
        </w:rPr>
        <w:t xml:space="preserve"> is the Euclidean distance between agents</w:t>
      </w:r>
      <w:r w:rsidR="00C333C8" w:rsidRPr="00811CC3">
        <w:rPr>
          <w:rFonts w:ascii="Times New Roman" w:hAnsi="Times New Roman" w:cs="Times New Roman"/>
        </w:rPr>
        <w:t xml:space="preserve"> </w:t>
      </w:r>
      <w:proofErr w:type="spellStart"/>
      <w:r w:rsidR="00C333C8" w:rsidRPr="00811CC3">
        <w:rPr>
          <w:rFonts w:ascii="Times New Roman" w:hAnsi="Times New Roman" w:cs="Times New Roman"/>
          <w:i/>
        </w:rPr>
        <w:t>i</w:t>
      </w:r>
      <w:proofErr w:type="spellEnd"/>
      <w:r w:rsidR="00C333C8" w:rsidRPr="00811CC3">
        <w:rPr>
          <w:rFonts w:ascii="Times New Roman" w:hAnsi="Times New Roman" w:cs="Times New Roman"/>
        </w:rPr>
        <w:t xml:space="preserve"> and </w:t>
      </w:r>
      <w:r w:rsidR="00C333C8" w:rsidRPr="00811CC3">
        <w:rPr>
          <w:rFonts w:ascii="Times New Roman" w:hAnsi="Times New Roman" w:cs="Times New Roman"/>
          <w:i/>
        </w:rPr>
        <w:t>j</w:t>
      </w:r>
      <w:r w:rsidR="00C333C8" w:rsidRPr="00811CC3">
        <w:rPr>
          <w:rFonts w:ascii="Times New Roman" w:hAnsi="Times New Roman" w:cs="Times New Roman"/>
        </w:rPr>
        <w:t xml:space="preserve"> at time </w:t>
      </w:r>
      <w:r w:rsidR="00C333C8" w:rsidRPr="00811CC3">
        <w:rPr>
          <w:rFonts w:ascii="Times New Roman" w:hAnsi="Times New Roman" w:cs="Times New Roman"/>
          <w:i/>
        </w:rPr>
        <w:t>t.</w:t>
      </w:r>
      <w:del w:id="5" w:author="Eric Mercer" w:date="2012-05-16T10:22:00Z">
        <w:r w:rsidR="00DF7A9F" w:rsidRPr="00811CC3" w:rsidDel="007A3D6E">
          <w:rPr>
            <w:rFonts w:ascii="Times New Roman" w:hAnsi="Times New Roman" w:cs="Times New Roman"/>
          </w:rPr>
          <w:delText>.</w:delText>
        </w:r>
      </w:del>
      <w:r w:rsidR="00DF7A9F" w:rsidRPr="00811CC3">
        <w:rPr>
          <w:rFonts w:ascii="Times New Roman" w:hAnsi="Times New Roman" w:cs="Times New Roman"/>
        </w:rPr>
        <w:t xml:space="preserve"> This method of choosing </w:t>
      </w:r>
      <w:r w:rsidRPr="00811CC3">
        <w:rPr>
          <w:rFonts w:ascii="Times New Roman" w:hAnsi="Times New Roman" w:cs="Times New Roman"/>
        </w:rPr>
        <w:t>neighbors is similar to</w:t>
      </w:r>
      <w:r w:rsidR="00DF7A9F" w:rsidRPr="00811CC3">
        <w:rPr>
          <w:rFonts w:ascii="Times New Roman" w:hAnsi="Times New Roman" w:cs="Times New Roman"/>
        </w:rPr>
        <w:t xml:space="preserve"> </w:t>
      </w:r>
      <w:r w:rsidRPr="00811CC3">
        <w:rPr>
          <w:rFonts w:ascii="Times New Roman" w:hAnsi="Times New Roman" w:cs="Times New Roman"/>
        </w:rPr>
        <w:t>the random neighbor model used in [2] which replicate</w:t>
      </w:r>
      <w:ins w:id="6" w:author="Eric Mercer" w:date="2012-05-16T10:22:00Z">
        <w:r w:rsidR="00811434">
          <w:rPr>
            <w:rFonts w:ascii="Times New Roman" w:hAnsi="Times New Roman" w:cs="Times New Roman"/>
          </w:rPr>
          <w:t>s</w:t>
        </w:r>
      </w:ins>
      <w:del w:id="7" w:author="Eric Mercer" w:date="2012-05-16T10:22:00Z">
        <w:r w:rsidRPr="00811CC3" w:rsidDel="00811434">
          <w:rPr>
            <w:rFonts w:ascii="Times New Roman" w:hAnsi="Times New Roman" w:cs="Times New Roman"/>
          </w:rPr>
          <w:delText>d</w:delText>
        </w:r>
      </w:del>
      <w:r w:rsidRPr="00811CC3">
        <w:rPr>
          <w:rFonts w:ascii="Times New Roman" w:hAnsi="Times New Roman" w:cs="Times New Roman"/>
        </w:rPr>
        <w:t xml:space="preserve"> field</w:t>
      </w:r>
      <w:r w:rsidR="00DF7A9F" w:rsidRPr="00811CC3">
        <w:rPr>
          <w:rFonts w:ascii="Times New Roman" w:hAnsi="Times New Roman" w:cs="Times New Roman"/>
        </w:rPr>
        <w:t xml:space="preserve"> </w:t>
      </w:r>
      <w:r w:rsidRPr="00811CC3">
        <w:rPr>
          <w:rFonts w:ascii="Times New Roman" w:hAnsi="Times New Roman" w:cs="Times New Roman"/>
        </w:rPr>
        <w:t>observations of starlings [1]. Th</w:t>
      </w:r>
      <w:ins w:id="8" w:author="Eric Mercer" w:date="2012-05-16T10:23:00Z">
        <w:r w:rsidR="00811434">
          <w:rPr>
            <w:rFonts w:ascii="Times New Roman" w:hAnsi="Times New Roman" w:cs="Times New Roman"/>
          </w:rPr>
          <w:t>e work</w:t>
        </w:r>
      </w:ins>
      <w:del w:id="9" w:author="Eric Mercer" w:date="2012-05-16T10:23:00Z">
        <w:r w:rsidRPr="00811CC3" w:rsidDel="00811434">
          <w:rPr>
            <w:rFonts w:ascii="Times New Roman" w:hAnsi="Times New Roman" w:cs="Times New Roman"/>
          </w:rPr>
          <w:delText>is</w:delText>
        </w:r>
      </w:del>
      <w:r w:rsidRPr="00811CC3">
        <w:rPr>
          <w:rFonts w:ascii="Times New Roman" w:hAnsi="Times New Roman" w:cs="Times New Roman"/>
        </w:rPr>
        <w:t xml:space="preserve"> is relevant for robot systems</w:t>
      </w:r>
      <w:r w:rsidR="00DF7A9F" w:rsidRPr="00811CC3">
        <w:rPr>
          <w:rFonts w:ascii="Times New Roman" w:hAnsi="Times New Roman" w:cs="Times New Roman"/>
        </w:rPr>
        <w:t xml:space="preserve"> </w:t>
      </w:r>
      <w:r w:rsidRPr="00811CC3">
        <w:rPr>
          <w:rFonts w:ascii="Times New Roman" w:hAnsi="Times New Roman" w:cs="Times New Roman"/>
        </w:rPr>
        <w:t>because occlusions make visibility less likely with growing</w:t>
      </w:r>
      <w:r w:rsidR="00DF7A9F" w:rsidRPr="00811CC3">
        <w:rPr>
          <w:rFonts w:ascii="Times New Roman" w:hAnsi="Times New Roman" w:cs="Times New Roman"/>
        </w:rPr>
        <w:t xml:space="preserve"> </w:t>
      </w:r>
      <w:r w:rsidRPr="00811CC3">
        <w:rPr>
          <w:rFonts w:ascii="Times New Roman" w:hAnsi="Times New Roman" w:cs="Times New Roman"/>
        </w:rPr>
        <w:t>distance for visual sensors and interference makes sensing less</w:t>
      </w:r>
      <w:r w:rsidR="00DF7A9F" w:rsidRPr="00811CC3">
        <w:rPr>
          <w:rFonts w:ascii="Times New Roman" w:hAnsi="Times New Roman" w:cs="Times New Roman"/>
        </w:rPr>
        <w:t xml:space="preserve"> </w:t>
      </w:r>
      <w:r w:rsidRPr="00811CC3">
        <w:rPr>
          <w:rFonts w:ascii="Times New Roman" w:hAnsi="Times New Roman" w:cs="Times New Roman"/>
        </w:rPr>
        <w:t>likely with growing distance f</w:t>
      </w:r>
      <w:r w:rsidR="00DF7A9F" w:rsidRPr="00811CC3">
        <w:rPr>
          <w:rFonts w:ascii="Times New Roman" w:hAnsi="Times New Roman" w:cs="Times New Roman"/>
        </w:rPr>
        <w:t xml:space="preserve">or radio or </w:t>
      </w:r>
      <w:proofErr w:type="spellStart"/>
      <w:r w:rsidR="00DF7A9F" w:rsidRPr="00811CC3">
        <w:rPr>
          <w:rFonts w:ascii="Times New Roman" w:hAnsi="Times New Roman" w:cs="Times New Roman"/>
        </w:rPr>
        <w:t>wifi</w:t>
      </w:r>
      <w:proofErr w:type="spellEnd"/>
      <w:r w:rsidR="00DF7A9F" w:rsidRPr="00811CC3">
        <w:rPr>
          <w:rFonts w:ascii="Times New Roman" w:hAnsi="Times New Roman" w:cs="Times New Roman"/>
        </w:rPr>
        <w:t>-based sensors.</w:t>
      </w:r>
    </w:p>
    <w:p w14:paraId="6D8D0931" w14:textId="77777777" w:rsidR="00DF7A9F" w:rsidRPr="00811CC3" w:rsidRDefault="00DF7A9F" w:rsidP="00FA3CE0">
      <w:pPr>
        <w:widowControl w:val="0"/>
        <w:autoSpaceDE w:val="0"/>
        <w:autoSpaceDN w:val="0"/>
        <w:adjustRightInd w:val="0"/>
        <w:rPr>
          <w:rFonts w:ascii="Times New Roman" w:hAnsi="Times New Roman" w:cs="Times New Roman"/>
        </w:rPr>
      </w:pPr>
    </w:p>
    <w:p w14:paraId="533DCF26" w14:textId="445A0E71" w:rsidR="00FA3CE0" w:rsidRPr="00811CC3" w:rsidRDefault="00FA3CE0" w:rsidP="00FA3CE0">
      <w:pPr>
        <w:widowControl w:val="0"/>
        <w:autoSpaceDE w:val="0"/>
        <w:autoSpaceDN w:val="0"/>
        <w:adjustRightInd w:val="0"/>
        <w:rPr>
          <w:rFonts w:ascii="Times New Roman" w:hAnsi="Times New Roman" w:cs="Times New Roman"/>
        </w:rPr>
      </w:pPr>
      <w:r w:rsidRPr="00811CC3">
        <w:rPr>
          <w:rFonts w:ascii="Times New Roman" w:hAnsi="Times New Roman" w:cs="Times New Roman"/>
        </w:rPr>
        <w:t>A</w:t>
      </w:r>
      <w:r w:rsidR="00C333C8" w:rsidRPr="00811CC3">
        <w:rPr>
          <w:rFonts w:ascii="Times New Roman" w:hAnsi="Times New Roman" w:cs="Times New Roman"/>
        </w:rPr>
        <w:t xml:space="preserve">s with </w:t>
      </w:r>
      <w:proofErr w:type="spellStart"/>
      <w:r w:rsidR="00C333C8" w:rsidRPr="00811CC3">
        <w:rPr>
          <w:rFonts w:ascii="Times New Roman" w:hAnsi="Times New Roman" w:cs="Times New Roman"/>
        </w:rPr>
        <w:t>Couzin’s</w:t>
      </w:r>
      <w:proofErr w:type="spellEnd"/>
      <w:r w:rsidR="00C333C8" w:rsidRPr="00811CC3">
        <w:rPr>
          <w:rFonts w:ascii="Times New Roman" w:hAnsi="Times New Roman" w:cs="Times New Roman"/>
        </w:rPr>
        <w:t xml:space="preserve"> model, a</w:t>
      </w:r>
      <w:r w:rsidRPr="00811CC3">
        <w:rPr>
          <w:rFonts w:ascii="Times New Roman" w:hAnsi="Times New Roman" w:cs="Times New Roman"/>
        </w:rPr>
        <w:t>gents react to neighbors within three different zones:</w:t>
      </w:r>
      <w:r w:rsidR="00DF7A9F" w:rsidRPr="00811CC3">
        <w:rPr>
          <w:rFonts w:ascii="Times New Roman" w:hAnsi="Times New Roman" w:cs="Times New Roman"/>
        </w:rPr>
        <w:t xml:space="preserve"> </w:t>
      </w:r>
      <w:r w:rsidRPr="00811CC3">
        <w:rPr>
          <w:rFonts w:ascii="Times New Roman" w:hAnsi="Times New Roman" w:cs="Times New Roman"/>
        </w:rPr>
        <w:t>repulsion, orientation, and attraction. The neighbors in these</w:t>
      </w:r>
      <w:r w:rsidR="00DF7A9F" w:rsidRPr="00811CC3">
        <w:rPr>
          <w:rFonts w:ascii="Times New Roman" w:hAnsi="Times New Roman" w:cs="Times New Roman"/>
        </w:rPr>
        <w:t xml:space="preserve"> </w:t>
      </w:r>
      <w:r w:rsidRPr="00811CC3">
        <w:rPr>
          <w:rFonts w:ascii="Times New Roman" w:hAnsi="Times New Roman" w:cs="Times New Roman"/>
        </w:rPr>
        <w:t>zones are determined by</w:t>
      </w:r>
    </w:p>
    <w:p w14:paraId="3B06C9D2" w14:textId="120C466F" w:rsidR="00E5431C" w:rsidRPr="00811CC3" w:rsidRDefault="00F03387" w:rsidP="00FA3CE0">
      <w:pPr>
        <w:widowControl w:val="0"/>
        <w:autoSpaceDE w:val="0"/>
        <w:autoSpaceDN w:val="0"/>
        <w:adjustRightInd w:val="0"/>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n</m:t>
              </m:r>
            </m:e>
            <m:sub>
              <m:r>
                <w:rPr>
                  <w:rFonts w:ascii="Cambria Math" w:hAnsi="Cambria Math" w:cs="Times New Roman"/>
                </w:rPr>
                <m:t>i</m:t>
              </m:r>
            </m:sub>
            <m:sup>
              <m:r>
                <w:rPr>
                  <w:rFonts w:ascii="Cambria Math" w:hAnsi="Cambria Math" w:cs="Times New Roman"/>
                </w:rPr>
                <m:t>r</m:t>
              </m:r>
            </m:sup>
          </m:sSubSup>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j :</m:t>
              </m:r>
              <m:r>
                <w:rPr>
                  <w:rFonts w:ascii="Cambria Math" w:hAnsi="Cambria Math" w:cs="Times New Roman" w:hint="eastAsia"/>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j</m:t>
                  </m:r>
                </m:sub>
              </m:sSub>
              <m:r>
                <w:rPr>
                  <w:rFonts w:ascii="Cambria Math" w:hAnsi="Cambria Math" w:cs="Times New Roman" w:hint="eastAsia"/>
                </w:rPr>
                <m:t>∥</m:t>
              </m:r>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r,</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ij</m:t>
                      </m:r>
                    </m:sub>
                  </m:sSub>
                </m:sub>
              </m:sSub>
              <w:del w:id="10" w:author="Eric Mercer" w:date="2012-05-16T10:24:00Z">
                <m:r>
                  <w:rPr>
                    <w:rFonts w:ascii="Cambria Math" w:hAnsi="Cambria Math" w:cs="Times New Roman"/>
                  </w:rPr>
                  <m:t>=1</m:t>
                </m:r>
              </w:del>
            </m:e>
          </m:d>
        </m:oMath>
      </m:oMathPara>
    </w:p>
    <w:p w14:paraId="307111E5" w14:textId="43D4EFEC" w:rsidR="00E5431C" w:rsidRPr="00811CC3" w:rsidRDefault="00F03387" w:rsidP="00E5431C">
      <w:pPr>
        <w:widowControl w:val="0"/>
        <w:autoSpaceDE w:val="0"/>
        <w:autoSpaceDN w:val="0"/>
        <w:adjustRightInd w:val="0"/>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n</m:t>
              </m:r>
            </m:e>
            <m:sub>
              <m:r>
                <w:rPr>
                  <w:rFonts w:ascii="Cambria Math" w:hAnsi="Cambria Math" w:cs="Times New Roman"/>
                </w:rPr>
                <m:t>i</m:t>
              </m:r>
            </m:sub>
            <m:sup>
              <m:r>
                <w:rPr>
                  <w:rFonts w:ascii="Cambria Math" w:hAnsi="Cambria Math" w:cs="Times New Roman"/>
                </w:rPr>
                <m:t>o</m:t>
              </m:r>
            </m:sup>
          </m:sSubSup>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j :</m:t>
              </m:r>
              <m:r>
                <w:rPr>
                  <w:rFonts w:ascii="Cambria Math" w:hAnsi="Cambria Math" w:cs="Times New Roman" w:hint="eastAsia"/>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j</m:t>
                  </m:r>
                </m:sub>
              </m:sSub>
              <m:r>
                <w:rPr>
                  <w:rFonts w:ascii="Cambria Math" w:hAnsi="Cambria Math" w:cs="Times New Roman" w:hint="eastAsia"/>
                </w:rPr>
                <m:t>∥</m:t>
              </m:r>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o,</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ij</m:t>
                      </m:r>
                    </m:sub>
                  </m:sSub>
                </m:sub>
              </m:sSub>
              <w:del w:id="11" w:author="Eric Mercer" w:date="2012-05-16T10:24:00Z">
                <m:r>
                  <w:rPr>
                    <w:rFonts w:ascii="Cambria Math" w:hAnsi="Cambria Math" w:cs="Times New Roman"/>
                  </w:rPr>
                  <m:t>=1</m:t>
                </m:r>
              </w:del>
            </m:e>
          </m:d>
        </m:oMath>
      </m:oMathPara>
    </w:p>
    <w:p w14:paraId="7CC85ACD" w14:textId="59354837" w:rsidR="00E5431C" w:rsidRPr="00811CC3" w:rsidRDefault="00F03387" w:rsidP="00E5431C">
      <w:pPr>
        <w:widowControl w:val="0"/>
        <w:autoSpaceDE w:val="0"/>
        <w:autoSpaceDN w:val="0"/>
        <w:adjustRightInd w:val="0"/>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n</m:t>
              </m:r>
            </m:e>
            <m:sub>
              <m:r>
                <w:rPr>
                  <w:rFonts w:ascii="Cambria Math" w:hAnsi="Cambria Math" w:cs="Times New Roman"/>
                </w:rPr>
                <m:t>i</m:t>
              </m:r>
            </m:sub>
            <m:sup>
              <m:r>
                <w:rPr>
                  <w:rFonts w:ascii="Cambria Math" w:hAnsi="Cambria Math" w:cs="Times New Roman"/>
                </w:rPr>
                <m:t>a</m:t>
              </m:r>
            </m:sup>
          </m:sSubSup>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 xml:space="preserve">j: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ij</m:t>
                  </m:r>
                </m:sub>
              </m:sSub>
              <m:r>
                <w:rPr>
                  <w:rFonts w:ascii="Cambria Math" w:hAnsi="Cambria Math" w:cs="Times New Roman"/>
                </w:rPr>
                <m:t>=1</m:t>
              </m:r>
            </m:e>
          </m:d>
        </m:oMath>
      </m:oMathPara>
    </w:p>
    <w:p w14:paraId="43B9ED0B" w14:textId="77777777" w:rsidR="00E5431C" w:rsidRPr="00811CC3" w:rsidRDefault="00E5431C" w:rsidP="00FA3CE0">
      <w:pPr>
        <w:widowControl w:val="0"/>
        <w:autoSpaceDE w:val="0"/>
        <w:autoSpaceDN w:val="0"/>
        <w:adjustRightInd w:val="0"/>
        <w:rPr>
          <w:rFonts w:ascii="Times New Roman" w:hAnsi="Times New Roman" w:cs="Times New Roman"/>
        </w:rPr>
      </w:pPr>
    </w:p>
    <w:p w14:paraId="5CE6E57C" w14:textId="2E3830CA" w:rsidR="00FA3CE0" w:rsidRPr="00811CC3" w:rsidRDefault="00FA3CE0" w:rsidP="00FA3CE0">
      <w:pPr>
        <w:widowControl w:val="0"/>
        <w:autoSpaceDE w:val="0"/>
        <w:autoSpaceDN w:val="0"/>
        <w:adjustRightInd w:val="0"/>
        <w:rPr>
          <w:rFonts w:ascii="Times New Roman" w:hAnsi="Times New Roman" w:cs="Times New Roman"/>
          <w:b/>
          <w:bCs/>
        </w:rPr>
      </w:pPr>
      <w:proofErr w:type="gramStart"/>
      <w:r w:rsidRPr="00811CC3">
        <w:rPr>
          <w:rFonts w:ascii="Times New Roman" w:hAnsi="Times New Roman" w:cs="Times New Roman"/>
        </w:rPr>
        <w:t>where</w:t>
      </w:r>
      <w:proofErr w:type="gramEnd"/>
      <w:r w:rsidR="00941DD0" w:rsidRPr="00811CC3">
        <w:rPr>
          <w:rFonts w:ascii="Times New Roman" w:hAnsi="Times New Roman" w:cs="Times New Roman"/>
        </w:rPr>
        <w:t xml:space="preserve"> </w:t>
      </w:r>
      <m:oMath>
        <m:sSubSup>
          <m:sSubSupPr>
            <m:ctrlPr>
              <w:rPr>
                <w:rFonts w:ascii="Cambria Math" w:hAnsi="Cambria Math" w:cs="Times New Roman"/>
                <w:i/>
              </w:rPr>
            </m:ctrlPr>
          </m:sSubSupPr>
          <m:e>
            <m:r>
              <w:rPr>
                <w:rFonts w:ascii="Cambria Math" w:hAnsi="Cambria Math" w:cs="Times New Roman"/>
              </w:rPr>
              <m:t>n</m:t>
            </m:r>
          </m:e>
          <m:sub>
            <m:r>
              <w:rPr>
                <w:rFonts w:ascii="Cambria Math" w:hAnsi="Cambria Math" w:cs="Times New Roman"/>
              </w:rPr>
              <m:t>i</m:t>
            </m:r>
          </m:sub>
          <m:sup>
            <m:r>
              <w:rPr>
                <w:rFonts w:ascii="Cambria Math" w:hAnsi="Cambria Math" w:cs="Times New Roman"/>
              </w:rPr>
              <m:t>r</m:t>
            </m:r>
          </m:sup>
        </m:sSubSup>
      </m:oMath>
      <w:r w:rsidR="00941DD0" w:rsidRPr="00811CC3">
        <w:rPr>
          <w:rFonts w:ascii="Times New Roman" w:hAnsi="Times New Roman" w:cs="Times New Roman"/>
        </w:rPr>
        <w:t xml:space="preserve">, </w:t>
      </w:r>
      <m:oMath>
        <m:sSubSup>
          <m:sSubSupPr>
            <m:ctrlPr>
              <w:rPr>
                <w:rFonts w:ascii="Cambria Math" w:hAnsi="Cambria Math" w:cs="Times New Roman"/>
                <w:i/>
              </w:rPr>
            </m:ctrlPr>
          </m:sSubSupPr>
          <m:e>
            <m:r>
              <w:rPr>
                <w:rFonts w:ascii="Cambria Math" w:hAnsi="Cambria Math" w:cs="Times New Roman"/>
              </w:rPr>
              <m:t>n</m:t>
            </m:r>
          </m:e>
          <m:sub>
            <m:r>
              <w:rPr>
                <w:rFonts w:ascii="Cambria Math" w:hAnsi="Cambria Math" w:cs="Times New Roman"/>
              </w:rPr>
              <m:t>i</m:t>
            </m:r>
          </m:sub>
          <m:sup>
            <m:r>
              <w:rPr>
                <w:rFonts w:ascii="Cambria Math" w:hAnsi="Cambria Math" w:cs="Times New Roman"/>
              </w:rPr>
              <m:t>o</m:t>
            </m:r>
          </m:sup>
        </m:sSubSup>
      </m:oMath>
      <w:r w:rsidR="00941DD0" w:rsidRPr="00811CC3">
        <w:rPr>
          <w:rFonts w:ascii="Times New Roman" w:hAnsi="Times New Roman" w:cs="Times New Roman"/>
        </w:rPr>
        <w:t xml:space="preserve">, and </w:t>
      </w:r>
      <m:oMath>
        <m:sSubSup>
          <m:sSubSupPr>
            <m:ctrlPr>
              <w:rPr>
                <w:rFonts w:ascii="Cambria Math" w:hAnsi="Cambria Math" w:cs="Times New Roman"/>
                <w:i/>
              </w:rPr>
            </m:ctrlPr>
          </m:sSubSupPr>
          <m:e>
            <m:r>
              <w:rPr>
                <w:rFonts w:ascii="Cambria Math" w:hAnsi="Cambria Math" w:cs="Times New Roman"/>
              </w:rPr>
              <m:t>n</m:t>
            </m:r>
          </m:e>
          <m:sub>
            <m:r>
              <w:rPr>
                <w:rFonts w:ascii="Cambria Math" w:hAnsi="Cambria Math" w:cs="Times New Roman"/>
              </w:rPr>
              <m:t>i</m:t>
            </m:r>
          </m:sub>
          <m:sup>
            <m:r>
              <w:rPr>
                <w:rFonts w:ascii="Cambria Math" w:hAnsi="Cambria Math" w:cs="Times New Roman"/>
              </w:rPr>
              <m:t>a</m:t>
            </m:r>
          </m:sup>
        </m:sSubSup>
      </m:oMath>
      <w:r w:rsidR="00941DD0" w:rsidRPr="00811CC3">
        <w:rPr>
          <w:rFonts w:ascii="Times New Roman" w:hAnsi="Times New Roman" w:cs="Times New Roman"/>
        </w:rPr>
        <w:t xml:space="preserve"> </w:t>
      </w:r>
      <w:r w:rsidRPr="00811CC3">
        <w:rPr>
          <w:rFonts w:ascii="Times New Roman" w:hAnsi="Times New Roman" w:cs="Times New Roman"/>
        </w:rPr>
        <w:t>are the sets of agent</w:t>
      </w:r>
      <w:r w:rsidR="00941DD0" w:rsidRPr="00811CC3">
        <w:rPr>
          <w:rFonts w:ascii="Times New Roman" w:hAnsi="Times New Roman" w:cs="Times New Roman"/>
        </w:rPr>
        <w:t xml:space="preserve"> </w:t>
      </w:r>
      <w:r w:rsidR="00941DD0" w:rsidRPr="00811CC3">
        <w:rPr>
          <w:rFonts w:ascii="Times New Roman" w:hAnsi="Times New Roman" w:cs="Times New Roman"/>
          <w:i/>
        </w:rPr>
        <w:t>i</w:t>
      </w:r>
      <w:r w:rsidR="00941DD0" w:rsidRPr="00811CC3">
        <w:rPr>
          <w:rFonts w:ascii="Times New Roman" w:hAnsi="Times New Roman" w:cs="Times New Roman"/>
        </w:rPr>
        <w:t>’s</w:t>
      </w:r>
      <w:r w:rsidRPr="00811CC3">
        <w:rPr>
          <w:rFonts w:ascii="Times New Roman" w:hAnsi="Times New Roman" w:cs="Times New Roman"/>
        </w:rPr>
        <w:t xml:space="preserve"> </w:t>
      </w:r>
      <w:r w:rsidR="003E1BB4" w:rsidRPr="00811CC3">
        <w:rPr>
          <w:rFonts w:ascii="Times New Roman" w:hAnsi="Times New Roman" w:cs="Times New Roman"/>
        </w:rPr>
        <w:t xml:space="preserve">neighbors in the </w:t>
      </w:r>
      <w:r w:rsidRPr="00811CC3">
        <w:rPr>
          <w:rFonts w:ascii="Times New Roman" w:hAnsi="Times New Roman" w:cs="Times New Roman"/>
        </w:rPr>
        <w:t>regions of repulsion, orientation, and attraction, respectively.</w:t>
      </w:r>
      <w:r w:rsidR="003E1BB4" w:rsidRPr="00811CC3">
        <w:rPr>
          <w:rFonts w:ascii="Times New Roman" w:hAnsi="Times New Roman" w:cs="Times New Roman"/>
        </w:rPr>
        <w:t xml:space="preserve">  </w:t>
      </w:r>
      <w:r w:rsidRPr="00811CC3">
        <w:rPr>
          <w:rFonts w:ascii="Times New Roman" w:hAnsi="Times New Roman" w:cs="Times New Roman"/>
        </w:rPr>
        <w:t xml:space="preserve">The parameters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r</m:t>
            </m:r>
          </m:sub>
        </m:sSub>
      </m:oMath>
      <w:r w:rsidR="00941DD0" w:rsidRPr="00811CC3">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o</m:t>
            </m:r>
          </m:sub>
        </m:sSub>
      </m:oMath>
      <w:r w:rsidR="00941DD0" w:rsidRPr="00811CC3">
        <w:rPr>
          <w:rFonts w:ascii="Times New Roman" w:hAnsi="Times New Roman" w:cs="Times New Roman"/>
        </w:rPr>
        <w:t xml:space="preserve"> </w:t>
      </w:r>
      <w:r w:rsidRPr="00811CC3">
        <w:rPr>
          <w:rFonts w:ascii="Times New Roman" w:hAnsi="Times New Roman" w:cs="Times New Roman"/>
        </w:rPr>
        <w:t>are the</w:t>
      </w:r>
      <w:r w:rsidR="003E1BB4" w:rsidRPr="00811CC3">
        <w:rPr>
          <w:rFonts w:ascii="Times New Roman" w:hAnsi="Times New Roman" w:cs="Times New Roman"/>
        </w:rPr>
        <w:t xml:space="preserve"> associated radii of repulsion </w:t>
      </w:r>
      <w:r w:rsidRPr="00811CC3">
        <w:rPr>
          <w:rFonts w:ascii="Times New Roman" w:hAnsi="Times New Roman" w:cs="Times New Roman"/>
        </w:rPr>
        <w:t>and orientation. Note that this model allows for overlapping</w:t>
      </w:r>
      <w:r w:rsidR="003E1BB4" w:rsidRPr="00811CC3">
        <w:rPr>
          <w:rFonts w:ascii="Times New Roman" w:hAnsi="Times New Roman" w:cs="Times New Roman"/>
        </w:rPr>
        <w:t xml:space="preserve"> </w:t>
      </w:r>
      <w:r w:rsidRPr="00811CC3">
        <w:rPr>
          <w:rFonts w:ascii="Times New Roman" w:hAnsi="Times New Roman" w:cs="Times New Roman"/>
        </w:rPr>
        <w:t xml:space="preserve">regions of repulsion, orientation, and attraction. This </w:t>
      </w:r>
      <w:ins w:id="12" w:author="Eric Mercer" w:date="2012-05-16T10:24:00Z">
        <w:r w:rsidR="00811434">
          <w:rPr>
            <w:rFonts w:ascii="Times New Roman" w:hAnsi="Times New Roman" w:cs="Times New Roman"/>
          </w:rPr>
          <w:t xml:space="preserve">overlap </w:t>
        </w:r>
      </w:ins>
      <w:r w:rsidRPr="00811CC3">
        <w:rPr>
          <w:rFonts w:ascii="Times New Roman" w:hAnsi="Times New Roman" w:cs="Times New Roman"/>
        </w:rPr>
        <w:t>eliminates</w:t>
      </w:r>
      <w:r w:rsidR="003E1BB4" w:rsidRPr="00811CC3">
        <w:rPr>
          <w:rFonts w:ascii="Times New Roman" w:hAnsi="Times New Roman" w:cs="Times New Roman"/>
        </w:rPr>
        <w:t xml:space="preserve"> </w:t>
      </w:r>
      <w:r w:rsidRPr="00811CC3">
        <w:rPr>
          <w:rFonts w:ascii="Times New Roman" w:hAnsi="Times New Roman" w:cs="Times New Roman"/>
        </w:rPr>
        <w:t>the hard switch between the repulsion, orientation, and</w:t>
      </w:r>
      <w:r w:rsidR="003E1BB4" w:rsidRPr="00811CC3">
        <w:rPr>
          <w:rFonts w:ascii="Times New Roman" w:hAnsi="Times New Roman" w:cs="Times New Roman"/>
        </w:rPr>
        <w:t xml:space="preserve"> </w:t>
      </w:r>
      <w:r w:rsidR="0057181B" w:rsidRPr="00811CC3">
        <w:rPr>
          <w:rFonts w:ascii="Times New Roman" w:hAnsi="Times New Roman" w:cs="Times New Roman"/>
        </w:rPr>
        <w:t>attraction forces seen in [</w:t>
      </w:r>
      <w:proofErr w:type="spellStart"/>
      <w:r w:rsidR="0057181B" w:rsidRPr="00811CC3">
        <w:rPr>
          <w:rFonts w:ascii="Times New Roman" w:hAnsi="Times New Roman" w:cs="Times New Roman"/>
        </w:rPr>
        <w:t>Couzin’s</w:t>
      </w:r>
      <w:proofErr w:type="spellEnd"/>
      <w:r w:rsidR="0057181B" w:rsidRPr="00811CC3">
        <w:rPr>
          <w:rFonts w:ascii="Times New Roman" w:hAnsi="Times New Roman" w:cs="Times New Roman"/>
        </w:rPr>
        <w:t xml:space="preserve"> Model</w:t>
      </w:r>
      <w:r w:rsidRPr="00811CC3">
        <w:rPr>
          <w:rFonts w:ascii="Times New Roman" w:hAnsi="Times New Roman" w:cs="Times New Roman"/>
        </w:rPr>
        <w:t>] that may be sensitive to sensor</w:t>
      </w:r>
      <w:r w:rsidR="003E1BB4" w:rsidRPr="00811CC3">
        <w:rPr>
          <w:rFonts w:ascii="Times New Roman" w:hAnsi="Times New Roman" w:cs="Times New Roman"/>
        </w:rPr>
        <w:t xml:space="preserve"> </w:t>
      </w:r>
      <w:r w:rsidRPr="00811CC3">
        <w:rPr>
          <w:rFonts w:ascii="Times New Roman" w:hAnsi="Times New Roman" w:cs="Times New Roman"/>
        </w:rPr>
        <w:t>transients in real robots.</w:t>
      </w:r>
    </w:p>
    <w:p w14:paraId="1B46AFCE" w14:textId="77777777" w:rsidR="003E1BB4" w:rsidRPr="00811CC3" w:rsidRDefault="003E1BB4" w:rsidP="00FA3CE0">
      <w:pPr>
        <w:widowControl w:val="0"/>
        <w:autoSpaceDE w:val="0"/>
        <w:autoSpaceDN w:val="0"/>
        <w:adjustRightInd w:val="0"/>
        <w:rPr>
          <w:rFonts w:ascii="Times New Roman" w:hAnsi="Times New Roman" w:cs="Times New Roman"/>
        </w:rPr>
      </w:pPr>
    </w:p>
    <w:p w14:paraId="664256DD" w14:textId="4423BC96" w:rsidR="00FA3CE0" w:rsidRPr="00811CC3" w:rsidRDefault="00FA3CE0" w:rsidP="00FA3CE0">
      <w:pPr>
        <w:widowControl w:val="0"/>
        <w:autoSpaceDE w:val="0"/>
        <w:autoSpaceDN w:val="0"/>
        <w:adjustRightInd w:val="0"/>
        <w:rPr>
          <w:rFonts w:ascii="Times New Roman" w:hAnsi="Times New Roman" w:cs="Times New Roman"/>
        </w:rPr>
      </w:pPr>
      <w:r w:rsidRPr="00811CC3">
        <w:rPr>
          <w:rFonts w:ascii="Times New Roman" w:hAnsi="Times New Roman" w:cs="Times New Roman"/>
        </w:rPr>
        <w:t>The control inpu</w:t>
      </w:r>
      <w:r w:rsidR="006C416D" w:rsidRPr="00811CC3">
        <w:rPr>
          <w:rFonts w:ascii="Times New Roman" w:hAnsi="Times New Roman" w:cs="Times New Roman"/>
        </w:rPr>
        <w:t xml:space="preserve">t </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i</m:t>
            </m:r>
          </m:sub>
        </m:sSub>
      </m:oMath>
      <w:r w:rsidR="006C416D" w:rsidRPr="00811CC3">
        <w:rPr>
          <w:rFonts w:ascii="Times New Roman" w:hAnsi="Times New Roman" w:cs="Times New Roman"/>
        </w:rPr>
        <w:t xml:space="preserve"> </w:t>
      </w:r>
      <w:r w:rsidRPr="00811CC3">
        <w:rPr>
          <w:rFonts w:ascii="Times New Roman" w:hAnsi="Times New Roman" w:cs="Times New Roman"/>
        </w:rPr>
        <w:t>is de</w:t>
      </w:r>
      <w:r w:rsidR="003E1BB4" w:rsidRPr="00811CC3">
        <w:rPr>
          <w:rFonts w:ascii="Times New Roman" w:hAnsi="Times New Roman" w:cs="Times New Roman"/>
        </w:rPr>
        <w:t xml:space="preserve">termined by first computing the </w:t>
      </w:r>
      <w:r w:rsidRPr="00811CC3">
        <w:rPr>
          <w:rFonts w:ascii="Times New Roman" w:hAnsi="Times New Roman" w:cs="Times New Roman"/>
        </w:rPr>
        <w:t>repulsion, orientation, and attraction vectors</w:t>
      </w:r>
    </w:p>
    <w:p w14:paraId="5CD9DC2F" w14:textId="12AFBB03" w:rsidR="006C416D" w:rsidRPr="00811CC3" w:rsidRDefault="00F03387" w:rsidP="00FA3CE0">
      <w:pPr>
        <w:widowControl w:val="0"/>
        <w:autoSpaceDE w:val="0"/>
        <w:autoSpaceDN w:val="0"/>
        <w:adjustRightInd w:val="0"/>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u</m:t>
              </m:r>
            </m:e>
            <m:sub>
              <m:r>
                <w:rPr>
                  <w:rFonts w:ascii="Cambria Math" w:hAnsi="Cambria Math" w:cs="Times New Roman"/>
                </w:rPr>
                <m:t xml:space="preserve">i </m:t>
              </m:r>
            </m:sub>
            <m:sup>
              <m:r>
                <w:rPr>
                  <w:rFonts w:ascii="Cambria Math" w:hAnsi="Cambria Math" w:cs="Times New Roman"/>
                </w:rPr>
                <m:t>r</m:t>
              </m:r>
            </m:sup>
          </m:sSubSup>
          <m:r>
            <w:rPr>
              <w:rFonts w:ascii="Cambria Math" w:hAnsi="Cambria Math" w:cs="Times New Roman"/>
            </w:rPr>
            <m:t xml:space="preserve">=- </m:t>
          </m:r>
          <m:nary>
            <m:naryPr>
              <m:chr m:val="∑"/>
              <m:supHide m:val="1"/>
              <m:ctrlPr>
                <w:rPr>
                  <w:rFonts w:ascii="Cambria Math" w:hAnsi="Cambria Math" w:cs="Times New Roman"/>
                  <w:i/>
                </w:rPr>
              </m:ctrlPr>
            </m:naryPr>
            <m:sub>
              <m:sSubSup>
                <m:sSubSupPr>
                  <m:ctrlPr>
                    <w:rPr>
                      <w:rFonts w:ascii="Cambria Math" w:hAnsi="Cambria Math" w:cs="Times New Roman"/>
                      <w:i/>
                    </w:rPr>
                  </m:ctrlPr>
                </m:sSubSupPr>
                <m:e>
                  <m:r>
                    <w:rPr>
                      <w:rFonts w:ascii="Cambria Math" w:hAnsi="Cambria Math" w:cs="Times New Roman"/>
                    </w:rPr>
                    <m:t>n</m:t>
                  </m:r>
                </m:e>
                <m:sub>
                  <m:r>
                    <w:rPr>
                      <w:rFonts w:ascii="Cambria Math" w:hAnsi="Cambria Math" w:cs="Times New Roman"/>
                    </w:rPr>
                    <m:t>i</m:t>
                  </m:r>
                </m:sub>
                <m:sup>
                  <m:r>
                    <w:rPr>
                      <w:rFonts w:ascii="Cambria Math" w:hAnsi="Cambria Math" w:cs="Times New Roman"/>
                    </w:rPr>
                    <m:t>r</m:t>
                  </m:r>
                </m:sup>
              </m:sSubSup>
            </m:sub>
            <m:sup/>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i</m:t>
                      </m:r>
                    </m:sub>
                  </m:sSub>
                </m:num>
                <m:den>
                  <m:r>
                    <w:rPr>
                      <w:rFonts w:ascii="Cambria Math" w:hAnsi="Cambria Math" w:cs="Times New Roman" w:hint="eastAsia"/>
                    </w:rPr>
                    <m:t>∥</m:t>
                  </m:r>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i</m:t>
                      </m:r>
                    </m:sub>
                  </m:sSub>
                  <m:sSup>
                    <m:sSupPr>
                      <m:ctrlPr>
                        <w:rPr>
                          <w:rFonts w:ascii="Cambria Math" w:hAnsi="Cambria Math" w:cs="Times New Roman"/>
                          <w:i/>
                        </w:rPr>
                      </m:ctrlPr>
                    </m:sSupPr>
                    <m:e>
                      <m:r>
                        <w:rPr>
                          <w:rFonts w:ascii="Cambria Math" w:hAnsi="Cambria Math" w:cs="Times New Roman" w:hint="eastAsia"/>
                        </w:rPr>
                        <m:t>∥</m:t>
                      </m:r>
                    </m:e>
                    <m:sup>
                      <m:r>
                        <w:rPr>
                          <w:rFonts w:ascii="Cambria Math" w:hAnsi="Cambria Math" w:cs="Times New Roman"/>
                        </w:rPr>
                        <m:t>2</m:t>
                      </m:r>
                    </m:sup>
                  </m:sSup>
                </m:den>
              </m:f>
              <m:r>
                <w:rPr>
                  <w:rFonts w:ascii="Cambria Math" w:hAnsi="Cambria Math" w:cs="Times New Roman"/>
                </w:rPr>
                <m:t xml:space="preserve">  </m:t>
              </m:r>
            </m:e>
          </m:nary>
          <m:r>
            <w:rPr>
              <w:rFonts w:ascii="Cambria Math" w:hAnsi="Cambria Math" w:cs="Times New Roman"/>
            </w:rPr>
            <m:t xml:space="preserve"> </m:t>
          </m:r>
        </m:oMath>
      </m:oMathPara>
    </w:p>
    <w:p w14:paraId="4ABC088F" w14:textId="01B3E68F" w:rsidR="00481780" w:rsidRPr="00811CC3" w:rsidRDefault="00F03387" w:rsidP="00FA3CE0">
      <w:pPr>
        <w:widowControl w:val="0"/>
        <w:autoSpaceDE w:val="0"/>
        <w:autoSpaceDN w:val="0"/>
        <w:adjustRightInd w:val="0"/>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u</m:t>
              </m:r>
            </m:e>
            <m:sub>
              <m:r>
                <w:rPr>
                  <w:rFonts w:ascii="Cambria Math" w:hAnsi="Cambria Math" w:cs="Times New Roman"/>
                </w:rPr>
                <m:t xml:space="preserve">i </m:t>
              </m:r>
            </m:sub>
            <m:sup>
              <m:r>
                <w:rPr>
                  <w:rFonts w:ascii="Cambria Math" w:hAnsi="Cambria Math" w:cs="Times New Roman"/>
                </w:rPr>
                <m:t>o</m:t>
              </m:r>
            </m:sup>
          </m:sSub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 xml:space="preserve">+ </m:t>
              </m:r>
              <m:nary>
                <m:naryPr>
                  <m:chr m:val="∑"/>
                  <m:ctrlPr>
                    <w:rPr>
                      <w:rFonts w:ascii="Cambria Math" w:hAnsi="Cambria Math" w:cs="Times New Roman"/>
                      <w:i/>
                    </w:rPr>
                  </m:ctrlPr>
                </m:naryPr>
                <m:sub>
                  <m:sSubSup>
                    <m:sSubSupPr>
                      <m:ctrlPr>
                        <w:rPr>
                          <w:rFonts w:ascii="Cambria Math" w:hAnsi="Cambria Math" w:cs="Times New Roman"/>
                          <w:i/>
                        </w:rPr>
                      </m:ctrlPr>
                    </m:sSubSupPr>
                    <m:e>
                      <m:r>
                        <w:rPr>
                          <w:rFonts w:ascii="Cambria Math" w:hAnsi="Cambria Math" w:cs="Times New Roman"/>
                        </w:rPr>
                        <m:t>n</m:t>
                      </m:r>
                    </m:e>
                    <m:sub>
                      <m:r>
                        <w:rPr>
                          <w:rFonts w:ascii="Cambria Math" w:hAnsi="Cambria Math" w:cs="Times New Roman"/>
                        </w:rPr>
                        <m:t>i</m:t>
                      </m:r>
                    </m:sub>
                    <m:sup>
                      <m:r>
                        <w:rPr>
                          <w:rFonts w:ascii="Cambria Math" w:hAnsi="Cambria Math" w:cs="Times New Roman"/>
                        </w:rPr>
                        <m:t>o</m:t>
                      </m:r>
                    </m:sup>
                  </m:sSubSup>
                </m:sub>
                <m:sup>
                  <m:r>
                    <w:rPr>
                      <w:rFonts w:ascii="Cambria Math" w:hAnsi="Cambria Math" w:cs="Times New Roman"/>
                    </w:rPr>
                    <m:t xml:space="preserve"> </m:t>
                  </m:r>
                </m:sup>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r>
                    <w:rPr>
                      <w:rFonts w:ascii="Cambria Math" w:hAnsi="Cambria Math" w:cs="Times New Roman"/>
                    </w:rPr>
                    <m:t>)</m:t>
                  </m:r>
                </m:e>
              </m:nary>
            </m:num>
            <m:den>
              <m:r>
                <w:rPr>
                  <w:rFonts w:ascii="Cambria Math" w:hAnsi="Cambria Math" w:cs="Times New Roman" w:hint="eastAsia"/>
                </w:rPr>
                <m:t>∥</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 xml:space="preserve">+ </m:t>
              </m:r>
              <m:nary>
                <m:naryPr>
                  <m:chr m:val="∑"/>
                  <m:ctrlPr>
                    <w:rPr>
                      <w:rFonts w:ascii="Cambria Math" w:hAnsi="Cambria Math" w:cs="Times New Roman"/>
                      <w:i/>
                    </w:rPr>
                  </m:ctrlPr>
                </m:naryPr>
                <m:sub>
                  <m:sSubSup>
                    <m:sSubSupPr>
                      <m:ctrlPr>
                        <w:rPr>
                          <w:rFonts w:ascii="Cambria Math" w:hAnsi="Cambria Math" w:cs="Times New Roman"/>
                          <w:i/>
                        </w:rPr>
                      </m:ctrlPr>
                    </m:sSubSupPr>
                    <m:e>
                      <m:r>
                        <w:rPr>
                          <w:rFonts w:ascii="Cambria Math" w:hAnsi="Cambria Math" w:cs="Times New Roman"/>
                        </w:rPr>
                        <m:t>n</m:t>
                      </m:r>
                    </m:e>
                    <m:sub>
                      <m:r>
                        <w:rPr>
                          <w:rFonts w:ascii="Cambria Math" w:hAnsi="Cambria Math" w:cs="Times New Roman"/>
                        </w:rPr>
                        <m:t>i</m:t>
                      </m:r>
                    </m:sub>
                    <m:sup>
                      <m:r>
                        <w:rPr>
                          <w:rFonts w:ascii="Cambria Math" w:hAnsi="Cambria Math" w:cs="Times New Roman"/>
                        </w:rPr>
                        <m:t>o</m:t>
                      </m:r>
                    </m:sup>
                  </m:sSubSup>
                </m:sub>
                <m:sup>
                  <m:r>
                    <w:rPr>
                      <w:rFonts w:ascii="Cambria Math" w:hAnsi="Cambria Math" w:cs="Times New Roman"/>
                    </w:rPr>
                    <m:t xml:space="preserve"> </m:t>
                  </m:r>
                </m:sup>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r>
                    <w:rPr>
                      <w:rFonts w:ascii="Cambria Math" w:hAnsi="Cambria Math" w:cs="Times New Roman"/>
                    </w:rPr>
                    <m:t>)</m:t>
                  </m:r>
                  <m:r>
                    <w:rPr>
                      <w:rFonts w:ascii="Cambria Math" w:hAnsi="Cambria Math" w:cs="Times New Roman" w:hint="eastAsia"/>
                    </w:rPr>
                    <m:t>∥</m:t>
                  </m:r>
                </m:e>
              </m:nary>
            </m:den>
          </m:f>
        </m:oMath>
      </m:oMathPara>
    </w:p>
    <w:p w14:paraId="41F6866E" w14:textId="4B1DC885" w:rsidR="00481780" w:rsidRPr="00811CC3" w:rsidRDefault="00F03387" w:rsidP="00FA3CE0">
      <w:pPr>
        <w:widowControl w:val="0"/>
        <w:autoSpaceDE w:val="0"/>
        <w:autoSpaceDN w:val="0"/>
        <w:adjustRightInd w:val="0"/>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u</m:t>
              </m:r>
            </m:e>
            <m:sub>
              <m:r>
                <w:rPr>
                  <w:rFonts w:ascii="Cambria Math" w:hAnsi="Cambria Math" w:cs="Times New Roman"/>
                </w:rPr>
                <m:t xml:space="preserve">i </m:t>
              </m:r>
            </m:sub>
            <m:sup>
              <m:r>
                <w:rPr>
                  <w:rFonts w:ascii="Cambria Math" w:hAnsi="Cambria Math" w:cs="Times New Roman"/>
                </w:rPr>
                <m:t>a</m:t>
              </m:r>
            </m:sup>
          </m:sSubSup>
          <m:r>
            <w:rPr>
              <w:rFonts w:ascii="Cambria Math" w:hAnsi="Cambria Math" w:cs="Times New Roman"/>
            </w:rPr>
            <m:t>=</m:t>
          </m:r>
          <m:f>
            <m:fPr>
              <m:ctrlPr>
                <w:rPr>
                  <w:rFonts w:ascii="Cambria Math" w:hAnsi="Cambria Math" w:cs="Times New Roman"/>
                  <w:i/>
                </w:rPr>
              </m:ctrlPr>
            </m:fPr>
            <m:num>
              <m:nary>
                <m:naryPr>
                  <m:chr m:val="∑"/>
                  <m:supHide m:val="1"/>
                  <m:ctrlPr>
                    <w:rPr>
                      <w:rFonts w:ascii="Cambria Math" w:hAnsi="Cambria Math" w:cs="Times New Roman"/>
                      <w:i/>
                    </w:rPr>
                  </m:ctrlPr>
                </m:naryPr>
                <m:sub>
                  <m:sSubSup>
                    <m:sSubSupPr>
                      <m:ctrlPr>
                        <w:rPr>
                          <w:rFonts w:ascii="Cambria Math" w:hAnsi="Cambria Math" w:cs="Times New Roman"/>
                          <w:i/>
                        </w:rPr>
                      </m:ctrlPr>
                    </m:sSubSupPr>
                    <m:e>
                      <m:r>
                        <w:rPr>
                          <w:rFonts w:ascii="Cambria Math" w:hAnsi="Cambria Math" w:cs="Times New Roman"/>
                        </w:rPr>
                        <m:t>n</m:t>
                      </m:r>
                    </m:e>
                    <m:sub>
                      <m:r>
                        <w:rPr>
                          <w:rFonts w:ascii="Cambria Math" w:hAnsi="Cambria Math" w:cs="Times New Roman"/>
                        </w:rPr>
                        <m:t>i</m:t>
                      </m:r>
                    </m:sub>
                    <m:sup>
                      <m:r>
                        <w:rPr>
                          <w:rFonts w:ascii="Cambria Math" w:hAnsi="Cambria Math" w:cs="Times New Roman"/>
                        </w:rPr>
                        <m:t>o</m:t>
                      </m:r>
                    </m:sup>
                  </m:sSubSup>
                </m:sub>
                <m:sup/>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i</m:t>
                      </m:r>
                    </m:sub>
                  </m:sSub>
                  <m:r>
                    <w:rPr>
                      <w:rFonts w:ascii="Cambria Math" w:hAnsi="Cambria Math" w:cs="Times New Roman"/>
                    </w:rPr>
                    <m:t>)</m:t>
                  </m:r>
                </m:e>
              </m:nary>
            </m:num>
            <m:den>
              <m:r>
                <w:rPr>
                  <w:rFonts w:ascii="Cambria Math" w:hAnsi="Cambria Math" w:cs="Times New Roman" w:hint="eastAsia"/>
                </w:rPr>
                <m:t>∥</m:t>
              </m:r>
              <m:nary>
                <m:naryPr>
                  <m:chr m:val="∑"/>
                  <m:supHide m:val="1"/>
                  <m:ctrlPr>
                    <w:rPr>
                      <w:rFonts w:ascii="Cambria Math" w:hAnsi="Cambria Math" w:cs="Times New Roman"/>
                      <w:i/>
                    </w:rPr>
                  </m:ctrlPr>
                </m:naryPr>
                <m:sub>
                  <m:sSubSup>
                    <m:sSubSupPr>
                      <m:ctrlPr>
                        <w:rPr>
                          <w:rFonts w:ascii="Cambria Math" w:hAnsi="Cambria Math" w:cs="Times New Roman"/>
                          <w:i/>
                        </w:rPr>
                      </m:ctrlPr>
                    </m:sSubSupPr>
                    <m:e>
                      <m:r>
                        <w:rPr>
                          <w:rFonts w:ascii="Cambria Math" w:hAnsi="Cambria Math" w:cs="Times New Roman"/>
                        </w:rPr>
                        <m:t>n</m:t>
                      </m:r>
                    </m:e>
                    <m:sub>
                      <m:r>
                        <w:rPr>
                          <w:rFonts w:ascii="Cambria Math" w:hAnsi="Cambria Math" w:cs="Times New Roman"/>
                        </w:rPr>
                        <m:t>i</m:t>
                      </m:r>
                    </m:sub>
                    <m:sup>
                      <m:r>
                        <w:rPr>
                          <w:rFonts w:ascii="Cambria Math" w:hAnsi="Cambria Math" w:cs="Times New Roman"/>
                        </w:rPr>
                        <m:t>a</m:t>
                      </m:r>
                    </m:sup>
                  </m:sSubSup>
                </m:sub>
                <m:sup/>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i</m:t>
                          </m:r>
                        </m:sub>
                      </m:sSub>
                    </m:e>
                  </m:d>
                  <m:r>
                    <w:rPr>
                      <w:rFonts w:ascii="Cambria Math" w:hAnsi="Cambria Math" w:cs="Times New Roman" w:hint="eastAsia"/>
                    </w:rPr>
                    <m:t>∥</m:t>
                  </m:r>
                </m:e>
              </m:nary>
            </m:den>
          </m:f>
        </m:oMath>
      </m:oMathPara>
    </w:p>
    <w:p w14:paraId="4327E3A2" w14:textId="78473928" w:rsidR="00FA3CE0" w:rsidRPr="00811CC3" w:rsidRDefault="00811CC3" w:rsidP="00FA3CE0">
      <w:pPr>
        <w:widowControl w:val="0"/>
        <w:autoSpaceDE w:val="0"/>
        <w:autoSpaceDN w:val="0"/>
        <w:adjustRightInd w:val="0"/>
        <w:rPr>
          <w:rFonts w:ascii="Times New Roman" w:hAnsi="Times New Roman" w:cs="Times New Roman"/>
        </w:rPr>
      </w:pPr>
      <w:r w:rsidRPr="00811CC3">
        <w:rPr>
          <w:rFonts w:ascii="Times New Roman" w:hAnsi="Times New Roman" w:cs="Times New Roman"/>
        </w:rPr>
        <w:t xml:space="preserve">Next, the desired heading vector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oMath>
      <w:r w:rsidRPr="00811CC3">
        <w:rPr>
          <w:rFonts w:ascii="Times New Roman" w:hAnsi="Times New Roman" w:cs="Times New Roman"/>
        </w:rPr>
        <w:t xml:space="preserve"> </w:t>
      </w:r>
      <w:r w:rsidR="00FA3CE0" w:rsidRPr="00811CC3">
        <w:rPr>
          <w:rFonts w:ascii="Times New Roman" w:hAnsi="Times New Roman" w:cs="Times New Roman"/>
        </w:rPr>
        <w:t>is computed as</w:t>
      </w:r>
    </w:p>
    <w:p w14:paraId="4F9619DF" w14:textId="49B9EE34" w:rsidR="00FA3CE0" w:rsidRPr="00811CC3" w:rsidRDefault="00F03387" w:rsidP="00FA3CE0">
      <w:pPr>
        <w:widowControl w:val="0"/>
        <w:autoSpaceDE w:val="0"/>
        <w:autoSpaceDN w:val="0"/>
        <w:adjustRightInd w:val="0"/>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u</m:t>
              </m:r>
            </m:e>
            <m:sub>
              <m:r>
                <w:rPr>
                  <w:rFonts w:ascii="Cambria Math" w:hAnsi="Cambria Math" w:cs="Times New Roman"/>
                </w:rPr>
                <m:t>i</m:t>
              </m:r>
            </m:sub>
            <m:sup>
              <m:r>
                <w:rPr>
                  <w:rFonts w:ascii="Cambria Math" w:hAnsi="Cambria Math" w:cs="Times New Roman"/>
                </w:rPr>
                <m:t>r</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u</m:t>
              </m:r>
            </m:e>
            <m:sub>
              <m:r>
                <w:rPr>
                  <w:rFonts w:ascii="Cambria Math" w:hAnsi="Cambria Math" w:cs="Times New Roman"/>
                </w:rPr>
                <m:t>i</m:t>
              </m:r>
            </m:sub>
            <m:sup>
              <m:r>
                <w:rPr>
                  <w:rFonts w:ascii="Cambria Math" w:hAnsi="Cambria Math" w:cs="Times New Roman"/>
                </w:rPr>
                <m:t>o</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u</m:t>
              </m:r>
            </m:e>
            <m:sub>
              <m:r>
                <w:rPr>
                  <w:rFonts w:ascii="Cambria Math" w:hAnsi="Cambria Math" w:cs="Times New Roman"/>
                </w:rPr>
                <m:t>i</m:t>
              </m:r>
            </m:sub>
            <m:sup>
              <m:r>
                <w:rPr>
                  <w:rFonts w:ascii="Cambria Math" w:hAnsi="Cambria Math" w:cs="Times New Roman"/>
                </w:rPr>
                <m:t>a</m:t>
              </m:r>
            </m:sup>
          </m:sSubSup>
        </m:oMath>
      </m:oMathPara>
    </w:p>
    <w:p w14:paraId="661E0622" w14:textId="2B67647C" w:rsidR="003E1BB4" w:rsidRPr="00811CC3" w:rsidRDefault="00FA3CE0" w:rsidP="003E1BB4">
      <w:pPr>
        <w:widowControl w:val="0"/>
        <w:autoSpaceDE w:val="0"/>
        <w:autoSpaceDN w:val="0"/>
        <w:adjustRightInd w:val="0"/>
        <w:rPr>
          <w:rFonts w:ascii="Times New Roman" w:hAnsi="Times New Roman" w:cs="Times New Roman"/>
        </w:rPr>
      </w:pPr>
      <w:r w:rsidRPr="00811CC3">
        <w:rPr>
          <w:rFonts w:ascii="Times New Roman" w:hAnsi="Times New Roman" w:cs="Times New Roman"/>
        </w:rPr>
        <w:t>Note that, because of the normalization in (5) and (</w:t>
      </w:r>
      <w:r w:rsidR="003E1BB4" w:rsidRPr="00811CC3">
        <w:rPr>
          <w:rFonts w:ascii="Times New Roman" w:hAnsi="Times New Roman" w:cs="Times New Roman"/>
        </w:rPr>
        <w:t xml:space="preserve">6), orientation </w:t>
      </w:r>
      <w:r w:rsidRPr="00811CC3">
        <w:rPr>
          <w:rFonts w:ascii="Times New Roman" w:hAnsi="Times New Roman" w:cs="Times New Roman"/>
        </w:rPr>
        <w:t>and attraction forces are always equally weighted</w:t>
      </w:r>
      <w:r w:rsidR="003E1BB4" w:rsidRPr="00811CC3">
        <w:rPr>
          <w:rFonts w:ascii="Times New Roman" w:hAnsi="Times New Roman" w:cs="Times New Roman"/>
        </w:rPr>
        <w:t xml:space="preserve"> </w:t>
      </w:r>
      <w:r w:rsidRPr="00811CC3">
        <w:rPr>
          <w:rFonts w:ascii="Times New Roman" w:hAnsi="Times New Roman" w:cs="Times New Roman"/>
        </w:rPr>
        <w:t>in the model. This keeps one of the two fundamental forces</w:t>
      </w:r>
      <w:r w:rsidR="003E1BB4" w:rsidRPr="00811CC3">
        <w:rPr>
          <w:rFonts w:ascii="Times New Roman" w:hAnsi="Times New Roman" w:cs="Times New Roman"/>
        </w:rPr>
        <w:t xml:space="preserve"> </w:t>
      </w:r>
      <w:r w:rsidRPr="00811CC3">
        <w:rPr>
          <w:rFonts w:ascii="Times New Roman" w:hAnsi="Times New Roman" w:cs="Times New Roman"/>
        </w:rPr>
        <w:t>from overpowering the other. It also allows the exponentially</w:t>
      </w:r>
      <w:r w:rsidR="003E1BB4" w:rsidRPr="00811CC3">
        <w:rPr>
          <w:rFonts w:ascii="Times New Roman" w:hAnsi="Times New Roman" w:cs="Times New Roman"/>
        </w:rPr>
        <w:t xml:space="preserve"> growing repulsion vector to overpower the orientation and attraction forces as agents move closer together, which aids in collision avoidance. Finally, angular velocity</w:t>
      </w:r>
      <w:r w:rsidR="009D2B2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i</m:t>
            </m:r>
          </m:sub>
        </m:sSub>
      </m:oMath>
      <w:r w:rsidR="003E1BB4" w:rsidRPr="00811CC3">
        <w:rPr>
          <w:rFonts w:ascii="Times New Roman" w:hAnsi="Times New Roman" w:cs="Times New Roman"/>
        </w:rPr>
        <w:t>, is computed as</w:t>
      </w:r>
    </w:p>
    <w:p w14:paraId="7CF424D7" w14:textId="13A325D7" w:rsidR="00481780" w:rsidRPr="00811CC3" w:rsidRDefault="00F03387" w:rsidP="003E1BB4">
      <w:pPr>
        <w:widowControl w:val="0"/>
        <w:autoSpaceDE w:val="0"/>
        <w:autoSpaceDN w:val="0"/>
        <w:adjustRightInd w:val="0"/>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i</m:t>
              </m:r>
            </m:sub>
          </m:sSub>
          <m:r>
            <w:rPr>
              <w:rFonts w:ascii="Cambria Math" w:hAnsi="Cambria Math" w:cs="Times New Roman"/>
            </w:rPr>
            <m:t>=kα</m:t>
          </m:r>
        </m:oMath>
      </m:oMathPara>
    </w:p>
    <w:p w14:paraId="2DF9A343" w14:textId="48069001" w:rsidR="00481780" w:rsidRPr="00811CC3" w:rsidRDefault="00481780" w:rsidP="003E1BB4">
      <w:pPr>
        <w:widowControl w:val="0"/>
        <w:autoSpaceDE w:val="0"/>
        <w:autoSpaceDN w:val="0"/>
        <w:adjustRightInd w:val="0"/>
        <w:rPr>
          <w:rFonts w:ascii="Times New Roman" w:hAnsi="Times New Roman" w:cs="Times New Roman"/>
          <w:i/>
        </w:rPr>
      </w:pPr>
      <m:oMathPara>
        <m:oMath>
          <m:r>
            <w:rPr>
              <w:rFonts w:ascii="Cambria Math" w:hAnsi="Cambria Math" w:cs="Times New Roman"/>
            </w:rPr>
            <m:t>α=</m:t>
          </m:r>
          <m:r>
            <m:rPr>
              <m:sty m:val="p"/>
            </m:rPr>
            <w:rPr>
              <w:rFonts w:ascii="Cambria Math" w:hAnsi="Cambria Math" w:cs="Times New Roman"/>
            </w:rPr>
            <m:t>atan2</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i</m:t>
              </m:r>
            </m:sub>
          </m:sSub>
        </m:oMath>
      </m:oMathPara>
    </w:p>
    <w:p w14:paraId="0E6D9151" w14:textId="57973820" w:rsidR="00A55E41" w:rsidRPr="00811CC3" w:rsidRDefault="003E1BB4" w:rsidP="003E1BB4">
      <w:pPr>
        <w:widowControl w:val="0"/>
        <w:autoSpaceDE w:val="0"/>
        <w:autoSpaceDN w:val="0"/>
        <w:adjustRightInd w:val="0"/>
        <w:rPr>
          <w:rFonts w:ascii="Times New Roman" w:hAnsi="Times New Roman" w:cs="Times New Roman"/>
        </w:rPr>
      </w:pPr>
      <w:r w:rsidRPr="00811CC3">
        <w:rPr>
          <w:rFonts w:ascii="Times New Roman" w:hAnsi="Times New Roman" w:cs="Times New Roman"/>
        </w:rPr>
        <w:t xml:space="preserve">where we limit </w:t>
      </w:r>
      <m:oMath>
        <m:r>
          <w:rPr>
            <w:rFonts w:ascii="Cambria Math" w:hAnsi="Cambria Math" w:cs="Times New Roman"/>
          </w:rPr>
          <m:t>α</m:t>
        </m:r>
        <m:r>
          <w:rPr>
            <w:rFonts w:ascii="Cambria Math" w:hAnsi="Cambria Math" w:cs="Times New Roman" w:hint="eastAsia"/>
          </w:rPr>
          <m:t>∈</m:t>
        </m:r>
        <m:r>
          <w:rPr>
            <w:rFonts w:ascii="Cambria Math" w:hAnsi="Cambria Math" w:cs="Times New Roman"/>
          </w:rPr>
          <m:t>[-π,π]</m:t>
        </m:r>
      </m:oMath>
      <w:r w:rsidRPr="00811CC3">
        <w:rPr>
          <w:rFonts w:ascii="Times New Roman" w:hAnsi="Times New Roman" w:cs="Times New Roman"/>
        </w:rPr>
        <w:t xml:space="preserve">. Since </w:t>
      </w:r>
      <m:oMath>
        <m:func>
          <m:funcPr>
            <m:ctrlPr>
              <w:rPr>
                <w:rFonts w:ascii="Cambria Math" w:hAnsi="Cambria Math" w:cs="Times New Roman"/>
                <w:i/>
              </w:rPr>
            </m:ctrlPr>
          </m:funcPr>
          <m:fName>
            <m:r>
              <m:rPr>
                <m:sty m:val="p"/>
              </m:rPr>
              <w:rPr>
                <w:rFonts w:ascii="Cambria Math" w:hAnsi="Cambria Math" w:cs="Times New Roman"/>
              </w:rPr>
              <m:t>max</m:t>
            </m:r>
          </m:fName>
          <m:e>
            <m:d>
              <m:dPr>
                <m:begChr m:val="|"/>
                <m:endChr m:val="|"/>
                <m:ctrlPr>
                  <w:rPr>
                    <w:rFonts w:ascii="Cambria Math" w:hAnsi="Cambria Math" w:cs="Times New Roman"/>
                    <w:i/>
                  </w:rPr>
                </m:ctrlPr>
              </m:dPr>
              <m:e>
                <m:r>
                  <w:rPr>
                    <w:rFonts w:ascii="Cambria Math" w:hAnsi="Cambria Math" w:cs="Times New Roman"/>
                  </w:rPr>
                  <m:t xml:space="preserve"> </m:t>
                </m:r>
                <m:r>
                  <m:rPr>
                    <m:sty m:val="p"/>
                  </m:rPr>
                  <w:rPr>
                    <w:rFonts w:ascii="Cambria Math" w:hAnsi="Cambria Math" w:cs="Times New Roman"/>
                  </w:rPr>
                  <m:t>atan2</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e>
                </m:d>
              </m:e>
            </m:d>
            <m:r>
              <w:rPr>
                <w:rFonts w:ascii="Cambria Math" w:hAnsi="Cambria Math" w:cs="Times New Roman"/>
              </w:rPr>
              <m:t>=π</m:t>
            </m:r>
          </m:e>
        </m:func>
      </m:oMath>
      <w:r w:rsidR="00481780" w:rsidRPr="00811CC3">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i</m:t>
            </m:r>
          </m:sub>
        </m:sSub>
      </m:oMath>
      <w:r w:rsidR="00481780" w:rsidRPr="00811CC3">
        <w:rPr>
          <w:rFonts w:ascii="Times New Roman" w:hAnsi="Times New Roman" w:cs="Times New Roman"/>
        </w:rPr>
        <w:t xml:space="preserve"> is bounded by </w:t>
      </w:r>
      <m:oMath>
        <m:r>
          <w:rPr>
            <w:rFonts w:ascii="Cambria Math" w:hAnsi="Cambria Math" w:cs="Times New Roman"/>
          </w:rPr>
          <m:t>kπ</m:t>
        </m:r>
      </m:oMath>
      <w:r w:rsidRPr="00811CC3">
        <w:rPr>
          <w:rFonts w:ascii="Times New Roman" w:hAnsi="Times New Roman" w:cs="Times New Roman"/>
        </w:rPr>
        <w:t>.</w:t>
      </w:r>
    </w:p>
    <w:p w14:paraId="1D9193DF" w14:textId="77777777" w:rsidR="00811CC3" w:rsidRPr="003E1BB4" w:rsidRDefault="00811CC3" w:rsidP="003E1BB4">
      <w:pPr>
        <w:widowControl w:val="0"/>
        <w:autoSpaceDE w:val="0"/>
        <w:autoSpaceDN w:val="0"/>
        <w:adjustRightInd w:val="0"/>
        <w:rPr>
          <w:rFonts w:ascii="Times New Roman" w:hAnsi="Times New Roman" w:cs="Times New Roman"/>
          <w:b/>
          <w:bCs/>
          <w:sz w:val="14"/>
          <w:szCs w:val="14"/>
        </w:rPr>
      </w:pPr>
    </w:p>
    <w:p w14:paraId="0DF3DB0D" w14:textId="348BAA4B" w:rsidR="00EA024C" w:rsidRPr="00A55E41" w:rsidRDefault="00A55E41">
      <w:pPr>
        <w:rPr>
          <w:rFonts w:eastAsia="Times New Roman" w:cs="Times New Roman"/>
          <w:b/>
        </w:rPr>
      </w:pPr>
      <w:r>
        <w:rPr>
          <w:rFonts w:eastAsia="Times New Roman" w:cs="Times New Roman"/>
          <w:b/>
        </w:rPr>
        <w:t>3. Abstraction</w:t>
      </w:r>
    </w:p>
    <w:p w14:paraId="5F272E61" w14:textId="757D9EB9" w:rsidR="00EE34D6" w:rsidRPr="009D2B29" w:rsidRDefault="00F03387">
      <w:pPr>
        <w:rPr>
          <w:rFonts w:ascii="Times" w:eastAsia="Times New Roman" w:hAnsi="Times" w:cs="Times New Roman"/>
        </w:rPr>
      </w:pPr>
      <w:ins w:id="13" w:author="Eric Mercer" w:date="2012-05-16T10:28:00Z">
        <w:r>
          <w:rPr>
            <w:rFonts w:ascii="Times" w:eastAsia="Times New Roman" w:hAnsi="Times" w:cs="Times New Roman"/>
          </w:rPr>
          <w:t xml:space="preserve">Returning back to </w:t>
        </w:r>
        <w:proofErr w:type="spellStart"/>
        <w:r>
          <w:rPr>
            <w:rFonts w:ascii="Times" w:eastAsia="Times New Roman" w:hAnsi="Times" w:cs="Times New Roman"/>
          </w:rPr>
          <w:t>Couzin</w:t>
        </w:r>
      </w:ins>
      <w:ins w:id="14" w:author="Eric Mercer" w:date="2012-05-16T10:29:00Z">
        <w:r>
          <w:rPr>
            <w:rFonts w:ascii="Times" w:eastAsia="Times New Roman" w:hAnsi="Times" w:cs="Times New Roman"/>
          </w:rPr>
          <w:t>’s</w:t>
        </w:r>
        <w:proofErr w:type="spellEnd"/>
        <w:r>
          <w:rPr>
            <w:rFonts w:ascii="Times" w:eastAsia="Times New Roman" w:hAnsi="Times" w:cs="Times New Roman"/>
          </w:rPr>
          <w:t xml:space="preserve"> model that underlies our simplified model, individual agents </w:t>
        </w:r>
      </w:ins>
      <w:del w:id="15" w:author="Eric Mercer" w:date="2012-05-16T10:29:00Z">
        <w:r w:rsidR="00EA024C" w:rsidRPr="009D2B29" w:rsidDel="00F03387">
          <w:rPr>
            <w:rFonts w:ascii="Times" w:eastAsia="Times New Roman" w:hAnsi="Times" w:cs="Times New Roman"/>
          </w:rPr>
          <w:delText xml:space="preserve">Consider </w:delText>
        </w:r>
        <w:r w:rsidR="00B872F0" w:rsidRPr="009D2B29" w:rsidDel="00F03387">
          <w:rPr>
            <w:rFonts w:ascii="Times" w:eastAsia="Times New Roman" w:hAnsi="Times" w:cs="Times New Roman"/>
          </w:rPr>
          <w:delText>the agents in</w:delText>
        </w:r>
        <w:r w:rsidR="00660816" w:rsidDel="00F03387">
          <w:rPr>
            <w:rFonts w:ascii="Times" w:eastAsia="Times New Roman" w:hAnsi="Times" w:cs="Times New Roman"/>
          </w:rPr>
          <w:delText xml:space="preserve"> Couzin’s model, which was the motivation for the </w:delText>
        </w:r>
        <w:r w:rsidR="00EA024C" w:rsidRPr="009D2B29" w:rsidDel="00F03387">
          <w:rPr>
            <w:rFonts w:ascii="Times" w:eastAsia="Times New Roman" w:hAnsi="Times" w:cs="Times New Roman"/>
          </w:rPr>
          <w:delText>model</w:delText>
        </w:r>
        <w:r w:rsidR="005F14B9" w:rsidDel="00F03387">
          <w:rPr>
            <w:rFonts w:ascii="Times" w:eastAsia="Times New Roman" w:hAnsi="Times" w:cs="Times New Roman"/>
          </w:rPr>
          <w:delText xml:space="preserve"> above</w:delText>
        </w:r>
        <w:r w:rsidR="00385218" w:rsidRPr="009D2B29" w:rsidDel="00F03387">
          <w:rPr>
            <w:rFonts w:ascii="Times" w:eastAsia="Times New Roman" w:hAnsi="Times" w:cs="Times New Roman"/>
          </w:rPr>
          <w:delText>.</w:delText>
        </w:r>
        <w:r w:rsidR="00EA024C" w:rsidRPr="009D2B29" w:rsidDel="00F03387">
          <w:rPr>
            <w:rFonts w:ascii="Times" w:eastAsia="Times New Roman" w:hAnsi="Times" w:cs="Times New Roman"/>
          </w:rPr>
          <w:delText xml:space="preserve"> </w:delText>
        </w:r>
        <w:r w:rsidR="00660816" w:rsidDel="00F03387">
          <w:rPr>
            <w:rFonts w:ascii="Times" w:eastAsia="Times New Roman" w:hAnsi="Times" w:cs="Times New Roman"/>
          </w:rPr>
          <w:delText>In both Couzin’s</w:delText>
        </w:r>
        <w:r w:rsidR="00385218" w:rsidRPr="009D2B29" w:rsidDel="00F03387">
          <w:rPr>
            <w:rFonts w:ascii="Times" w:eastAsia="Times New Roman" w:hAnsi="Times" w:cs="Times New Roman"/>
          </w:rPr>
          <w:delText xml:space="preserve"> model</w:delText>
        </w:r>
        <w:r w:rsidR="00660816" w:rsidDel="00F03387">
          <w:rPr>
            <w:rFonts w:ascii="Times" w:eastAsia="Times New Roman" w:hAnsi="Times" w:cs="Times New Roman"/>
          </w:rPr>
          <w:delText xml:space="preserve"> and the model above</w:delText>
        </w:r>
        <w:r w:rsidR="00385218" w:rsidRPr="009D2B29" w:rsidDel="00F03387">
          <w:rPr>
            <w:rFonts w:ascii="Times" w:eastAsia="Times New Roman" w:hAnsi="Times" w:cs="Times New Roman"/>
          </w:rPr>
          <w:delText xml:space="preserve">, </w:delText>
        </w:r>
        <w:r w:rsidR="00EA024C" w:rsidRPr="009D2B29" w:rsidDel="00F03387">
          <w:rPr>
            <w:rFonts w:ascii="Times" w:eastAsia="Times New Roman" w:hAnsi="Times" w:cs="Times New Roman"/>
          </w:rPr>
          <w:delText xml:space="preserve">agents </w:delText>
        </w:r>
      </w:del>
      <w:r w:rsidR="00EA024C" w:rsidRPr="009D2B29">
        <w:rPr>
          <w:rFonts w:ascii="Times" w:eastAsia="Times New Roman" w:hAnsi="Times" w:cs="Times New Roman"/>
        </w:rPr>
        <w:t xml:space="preserve">are repelled by near agents, are attracted to </w:t>
      </w:r>
      <w:r w:rsidR="00EE34D6" w:rsidRPr="009D2B29">
        <w:rPr>
          <w:rFonts w:ascii="Times" w:eastAsia="Times New Roman" w:hAnsi="Times" w:cs="Times New Roman"/>
        </w:rPr>
        <w:t xml:space="preserve">far agents, and align with intermediate agents.   </w:t>
      </w:r>
      <w:ins w:id="16" w:author="Eric Mercer" w:date="2012-05-16T10:29:00Z">
        <w:r w:rsidR="00D62AF1">
          <w:rPr>
            <w:rFonts w:ascii="Times" w:eastAsia="Times New Roman" w:hAnsi="Times" w:cs="Times New Roman"/>
          </w:rPr>
          <w:t xml:space="preserve">Although the individual states of agents is useful, such complexity does not scale to large numbers of robots; however, </w:t>
        </w:r>
      </w:ins>
      <w:del w:id="17" w:author="Eric Mercer" w:date="2012-05-16T10:31:00Z">
        <w:r w:rsidR="00EE34D6" w:rsidRPr="009D2B29" w:rsidDel="00D62AF1">
          <w:rPr>
            <w:rFonts w:ascii="Times" w:eastAsia="Times New Roman" w:hAnsi="Times" w:cs="Times New Roman"/>
          </w:rPr>
          <w:delText xml:space="preserve">Such </w:delText>
        </w:r>
      </w:del>
      <w:ins w:id="18" w:author="Eric Mercer" w:date="2012-05-16T10:31:00Z">
        <w:r w:rsidR="00D62AF1">
          <w:rPr>
            <w:rFonts w:ascii="Times" w:eastAsia="Times New Roman" w:hAnsi="Times" w:cs="Times New Roman"/>
          </w:rPr>
          <w:t>when the agents are viewed at a macro level, the</w:t>
        </w:r>
      </w:ins>
      <w:ins w:id="19" w:author="Eric Mercer" w:date="2012-05-16T10:32:00Z">
        <w:r w:rsidR="00D62AF1">
          <w:rPr>
            <w:rFonts w:ascii="Times" w:eastAsia="Times New Roman" w:hAnsi="Times" w:cs="Times New Roman"/>
          </w:rPr>
          <w:t>y</w:t>
        </w:r>
      </w:ins>
      <w:del w:id="20" w:author="Eric Mercer" w:date="2012-05-16T10:32:00Z">
        <w:r w:rsidR="00EE34D6" w:rsidRPr="009D2B29" w:rsidDel="00D62AF1">
          <w:rPr>
            <w:rFonts w:ascii="Times" w:eastAsia="Times New Roman" w:hAnsi="Times" w:cs="Times New Roman"/>
          </w:rPr>
          <w:delText>agents</w:delText>
        </w:r>
      </w:del>
      <w:r w:rsidR="00EE34D6" w:rsidRPr="009D2B29">
        <w:rPr>
          <w:rFonts w:ascii="Times" w:eastAsia="Times New Roman" w:hAnsi="Times" w:cs="Times New Roman"/>
        </w:rPr>
        <w:t xml:space="preserve"> display a suite of collective behaviors, </w:t>
      </w:r>
      <w:r w:rsidR="00385218" w:rsidRPr="009D2B29">
        <w:rPr>
          <w:rFonts w:ascii="Times" w:eastAsia="Times New Roman" w:hAnsi="Times" w:cs="Times New Roman"/>
        </w:rPr>
        <w:t>illustrated</w:t>
      </w:r>
      <w:r w:rsidR="00EE34D6" w:rsidRPr="009D2B29">
        <w:rPr>
          <w:rFonts w:ascii="Times" w:eastAsia="Times New Roman" w:hAnsi="Times" w:cs="Times New Roman"/>
        </w:rPr>
        <w:t xml:space="preserve"> below</w:t>
      </w:r>
      <w:r w:rsidR="00430B4D" w:rsidRPr="009D2B29">
        <w:rPr>
          <w:rFonts w:ascii="Times" w:eastAsia="Times New Roman" w:hAnsi="Times" w:cs="Times New Roman"/>
        </w:rPr>
        <w:t xml:space="preserve">, which we call </w:t>
      </w:r>
      <w:r w:rsidR="00430B4D" w:rsidRPr="009D2B29">
        <w:rPr>
          <w:rFonts w:ascii="Times" w:eastAsia="Times New Roman" w:hAnsi="Times" w:cs="Times New Roman"/>
          <w:i/>
        </w:rPr>
        <w:t>abstract states</w:t>
      </w:r>
      <w:r w:rsidR="00EE34D6" w:rsidRPr="009D2B29">
        <w:rPr>
          <w:rFonts w:ascii="Times" w:eastAsia="Times New Roman" w:hAnsi="Times" w:cs="Times New Roman"/>
        </w:rPr>
        <w:t xml:space="preserve"> (from left to right: parallel group</w:t>
      </w:r>
      <w:r w:rsidR="00B872F0" w:rsidRPr="009D2B29">
        <w:rPr>
          <w:rFonts w:ascii="Times" w:eastAsia="Times New Roman" w:hAnsi="Times" w:cs="Times New Roman"/>
        </w:rPr>
        <w:t xml:space="preserve"> (e.g., flock)</w:t>
      </w:r>
      <w:r w:rsidR="00EE34D6" w:rsidRPr="009D2B29">
        <w:rPr>
          <w:rFonts w:ascii="Times" w:eastAsia="Times New Roman" w:hAnsi="Times" w:cs="Times New Roman"/>
        </w:rPr>
        <w:t>, torus (e.g., mill) and swarm).</w:t>
      </w:r>
    </w:p>
    <w:p w14:paraId="7D2B22F7" w14:textId="77777777" w:rsidR="00EE34D6" w:rsidRDefault="00EE34D6">
      <w:pPr>
        <w:rPr>
          <w:rFonts w:eastAsia="Times New Roman" w:cs="Times New Roman"/>
        </w:rPr>
      </w:pPr>
    </w:p>
    <w:p w14:paraId="7AE954DD" w14:textId="77777777" w:rsidR="00EE34D6" w:rsidRDefault="00EE34D6">
      <w:pPr>
        <w:rPr>
          <w:rFonts w:eastAsia="Times New Roman" w:cs="Times New Roman"/>
        </w:rPr>
      </w:pPr>
      <w:r>
        <w:rPr>
          <w:bCs/>
          <w:noProof/>
          <w:lang w:eastAsia="en-US"/>
        </w:rPr>
        <w:drawing>
          <wp:inline distT="0" distB="0" distL="0" distR="0" wp14:anchorId="5018F6DC" wp14:editId="68C3450A">
            <wp:extent cx="1443406" cy="1280160"/>
            <wp:effectExtent l="0" t="0" r="4445" b="0"/>
            <wp:docPr id="6" name="Picture 5" descr="::Documents:projects and proposals:_Current:Robotics CTA:Simulations:figs:DynPar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cuments:projects and proposals:_Current:Robotics CTA:Simulations:figs:DynParall.png"/>
                    <pic:cNvPicPr>
                      <a:picLocks noChangeAspect="1" noChangeArrowheads="1"/>
                    </pic:cNvPicPr>
                  </pic:nvPicPr>
                  <pic:blipFill>
                    <a:blip r:embed="rId10"/>
                    <a:srcRect l="25002" t="25002" r="25002" b="16668"/>
                    <a:stretch>
                      <a:fillRect/>
                    </a:stretch>
                  </pic:blipFill>
                  <pic:spPr bwMode="auto">
                    <a:xfrm>
                      <a:off x="0" y="0"/>
                      <a:ext cx="1443406" cy="1280160"/>
                    </a:xfrm>
                    <a:prstGeom prst="rect">
                      <a:avLst/>
                    </a:prstGeom>
                    <a:noFill/>
                    <a:ln w="9525">
                      <a:noFill/>
                      <a:miter lim="800000"/>
                      <a:headEnd/>
                      <a:tailEnd/>
                    </a:ln>
                  </pic:spPr>
                </pic:pic>
              </a:graphicData>
            </a:graphic>
          </wp:inline>
        </w:drawing>
      </w:r>
      <w:r>
        <w:rPr>
          <w:bCs/>
          <w:noProof/>
          <w:lang w:eastAsia="en-US"/>
        </w:rPr>
        <w:drawing>
          <wp:inline distT="0" distB="0" distL="0" distR="0" wp14:anchorId="263C78C9" wp14:editId="78F27CED">
            <wp:extent cx="1323372" cy="1070356"/>
            <wp:effectExtent l="0" t="0" r="0" b="0"/>
            <wp:docPr id="5" name="Picture 4" descr="::Documents:projects and proposals:_Current:Robotics CTA:Simulations:figs:Tor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uments:projects and proposals:_Current:Robotics CTA:Simulations:figs:Torus.png"/>
                    <pic:cNvPicPr>
                      <a:picLocks noChangeAspect="1" noChangeArrowheads="1"/>
                    </pic:cNvPicPr>
                  </pic:nvPicPr>
                  <pic:blipFill>
                    <a:blip r:embed="rId11"/>
                    <a:srcRect l="38753" t="26669" r="23752" b="31669"/>
                    <a:stretch>
                      <a:fillRect/>
                    </a:stretch>
                  </pic:blipFill>
                  <pic:spPr bwMode="auto">
                    <a:xfrm>
                      <a:off x="0" y="0"/>
                      <a:ext cx="1323372" cy="1070356"/>
                    </a:xfrm>
                    <a:prstGeom prst="rect">
                      <a:avLst/>
                    </a:prstGeom>
                    <a:noFill/>
                    <a:ln w="9525">
                      <a:noFill/>
                      <a:miter lim="800000"/>
                      <a:headEnd/>
                      <a:tailEnd/>
                    </a:ln>
                  </pic:spPr>
                </pic:pic>
              </a:graphicData>
            </a:graphic>
          </wp:inline>
        </w:drawing>
      </w:r>
      <w:r>
        <w:rPr>
          <w:bCs/>
          <w:noProof/>
          <w:lang w:eastAsia="en-US"/>
        </w:rPr>
        <w:drawing>
          <wp:inline distT="0" distB="0" distL="0" distR="0" wp14:anchorId="09AF7BFF" wp14:editId="2C34AEB1">
            <wp:extent cx="1114855" cy="1047496"/>
            <wp:effectExtent l="0" t="0" r="3175" b="0"/>
            <wp:docPr id="4" name="Picture 3" descr="::Documents:projects and proposals:_Current:Robotics CTA:Simulations:figs:Swa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uments:projects and proposals:_Current:Robotics CTA:Simulations:figs:Swarm.png"/>
                    <pic:cNvPicPr>
                      <a:picLocks noChangeAspect="1" noChangeArrowheads="1"/>
                    </pic:cNvPicPr>
                  </pic:nvPicPr>
                  <pic:blipFill>
                    <a:blip r:embed="rId12"/>
                    <a:srcRect l="37503" t="25002" r="32503" b="36670"/>
                    <a:stretch>
                      <a:fillRect/>
                    </a:stretch>
                  </pic:blipFill>
                  <pic:spPr bwMode="auto">
                    <a:xfrm>
                      <a:off x="0" y="0"/>
                      <a:ext cx="1114855" cy="1047496"/>
                    </a:xfrm>
                    <a:prstGeom prst="rect">
                      <a:avLst/>
                    </a:prstGeom>
                    <a:noFill/>
                    <a:ln w="9525">
                      <a:noFill/>
                      <a:miter lim="800000"/>
                      <a:headEnd/>
                      <a:tailEnd/>
                    </a:ln>
                  </pic:spPr>
                </pic:pic>
              </a:graphicData>
            </a:graphic>
          </wp:inline>
        </w:drawing>
      </w:r>
    </w:p>
    <w:p w14:paraId="7B999462" w14:textId="77777777" w:rsidR="003A5DB1" w:rsidRDefault="003A5DB1" w:rsidP="00EE34D6">
      <w:pPr>
        <w:tabs>
          <w:tab w:val="left" w:pos="6120"/>
        </w:tabs>
        <w:rPr>
          <w:bCs/>
        </w:rPr>
      </w:pPr>
    </w:p>
    <w:p w14:paraId="4B5E7266" w14:textId="4FF5F2F6" w:rsidR="00B872F0" w:rsidRPr="009D2B29" w:rsidRDefault="00B872F0" w:rsidP="00EE34D6">
      <w:pPr>
        <w:tabs>
          <w:tab w:val="left" w:pos="6120"/>
        </w:tabs>
        <w:rPr>
          <w:rFonts w:ascii="Times" w:hAnsi="Times"/>
          <w:bCs/>
        </w:rPr>
      </w:pPr>
      <w:r w:rsidRPr="009D2B29">
        <w:rPr>
          <w:rFonts w:ascii="Times" w:hAnsi="Times"/>
          <w:bCs/>
        </w:rPr>
        <w:t>The model in the previous section is capable of producing the flock and the torus behaviors and, importantly, can produce either collective behavior given the same set of model parameters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r</m:t>
            </m:r>
          </m:sub>
        </m:sSub>
      </m:oMath>
      <w:r w:rsidRPr="009D2B29">
        <w:rPr>
          <w:rFonts w:ascii="Times" w:hAnsi="Times" w:cs="Times New Roman"/>
        </w:rPr>
        <w:t xml:space="preserve"> and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o</m:t>
            </m:r>
          </m:sub>
        </m:sSub>
      </m:oMath>
      <w:r w:rsidRPr="009D2B29">
        <w:rPr>
          <w:rFonts w:ascii="Times" w:hAnsi="Times" w:cs="Times New Roman"/>
        </w:rPr>
        <w:t xml:space="preserve">, the radii of repulsion and orientation).  </w:t>
      </w:r>
      <w:r w:rsidR="009D2B29" w:rsidRPr="009D2B29">
        <w:rPr>
          <w:rFonts w:ascii="Times" w:hAnsi="Times" w:cs="Times New Roman"/>
        </w:rPr>
        <w:t>The key to using this model is that either behavior can be</w:t>
      </w:r>
      <w:r w:rsidRPr="009D2B29">
        <w:rPr>
          <w:rFonts w:ascii="Times" w:hAnsi="Times" w:cs="Times New Roman"/>
        </w:rPr>
        <w:t xml:space="preserve"> produced</w:t>
      </w:r>
      <w:r w:rsidR="009D2B29" w:rsidRPr="009D2B29">
        <w:rPr>
          <w:rFonts w:ascii="Times" w:hAnsi="Times" w:cs="Times New Roman"/>
        </w:rPr>
        <w:t>, and which one is produced</w:t>
      </w:r>
      <w:r w:rsidRPr="009D2B29">
        <w:rPr>
          <w:rFonts w:ascii="Times" w:hAnsi="Times" w:cs="Times New Roman"/>
        </w:rPr>
        <w:t xml:space="preserve"> depends on </w:t>
      </w:r>
      <w:r w:rsidR="009D2B29" w:rsidRPr="009D2B29">
        <w:rPr>
          <w:rFonts w:ascii="Times" w:hAnsi="Times" w:cs="Times New Roman"/>
        </w:rPr>
        <w:t>the initial states of the agents.</w:t>
      </w:r>
      <w:r w:rsidR="00660816">
        <w:rPr>
          <w:rFonts w:ascii="Times" w:hAnsi="Times" w:cs="Times New Roman"/>
        </w:rPr>
        <w:t xml:space="preserve">  By </w:t>
      </w:r>
      <w:ins w:id="21" w:author="Eric Mercer" w:date="2012-05-16T10:33:00Z">
        <w:r w:rsidR="00D62AF1">
          <w:rPr>
            <w:rFonts w:ascii="Times" w:hAnsi="Times" w:cs="Times New Roman"/>
          </w:rPr>
          <w:t>manipulating</w:t>
        </w:r>
      </w:ins>
      <w:del w:id="22" w:author="Eric Mercer" w:date="2012-05-16T10:33:00Z">
        <w:r w:rsidR="00660816" w:rsidDel="00D62AF1">
          <w:rPr>
            <w:rFonts w:ascii="Times" w:hAnsi="Times" w:cs="Times New Roman"/>
          </w:rPr>
          <w:delText>influencing</w:delText>
        </w:r>
      </w:del>
      <w:r w:rsidR="00660816">
        <w:rPr>
          <w:rFonts w:ascii="Times" w:hAnsi="Times" w:cs="Times New Roman"/>
        </w:rPr>
        <w:t xml:space="preserve"> initial states, a human can influence</w:t>
      </w:r>
      <w:ins w:id="23" w:author="Eric Mercer" w:date="2012-05-16T10:33:00Z">
        <w:r w:rsidR="00D62AF1">
          <w:rPr>
            <w:rFonts w:ascii="Times" w:hAnsi="Times" w:cs="Times New Roman"/>
          </w:rPr>
          <w:t xml:space="preserve"> the</w:t>
        </w:r>
      </w:ins>
      <w:del w:id="24" w:author="Eric Mercer" w:date="2012-05-16T10:33:00Z">
        <w:r w:rsidR="00660816" w:rsidDel="00D62AF1">
          <w:rPr>
            <w:rFonts w:ascii="Times" w:hAnsi="Times" w:cs="Times New Roman"/>
          </w:rPr>
          <w:delText xml:space="preserve"> which</w:delText>
        </w:r>
      </w:del>
      <w:r w:rsidR="00660816">
        <w:rPr>
          <w:rFonts w:ascii="Times" w:hAnsi="Times" w:cs="Times New Roman"/>
        </w:rPr>
        <w:t xml:space="preserve"> </w:t>
      </w:r>
      <w:ins w:id="25" w:author="Eric Mercer" w:date="2012-05-16T10:34:00Z">
        <w:r w:rsidR="00D62AF1">
          <w:rPr>
            <w:rFonts w:ascii="Times" w:hAnsi="Times" w:cs="Times New Roman"/>
          </w:rPr>
          <w:t xml:space="preserve">emergent </w:t>
        </w:r>
      </w:ins>
      <w:r w:rsidR="00660816">
        <w:rPr>
          <w:rFonts w:ascii="Times" w:hAnsi="Times" w:cs="Times New Roman"/>
        </w:rPr>
        <w:t xml:space="preserve">behavior </w:t>
      </w:r>
      <w:ins w:id="26" w:author="Eric Mercer" w:date="2012-05-16T10:34:00Z">
        <w:r w:rsidR="00D62AF1">
          <w:rPr>
            <w:rFonts w:ascii="Times" w:hAnsi="Times" w:cs="Times New Roman"/>
          </w:rPr>
          <w:t>of the collective.</w:t>
        </w:r>
      </w:ins>
      <w:del w:id="27" w:author="Eric Mercer" w:date="2012-05-16T10:34:00Z">
        <w:r w:rsidR="00660816" w:rsidDel="00D62AF1">
          <w:rPr>
            <w:rFonts w:ascii="Times" w:hAnsi="Times" w:cs="Times New Roman"/>
          </w:rPr>
          <w:delText>is selected.</w:delText>
        </w:r>
      </w:del>
      <w:r w:rsidR="00660816">
        <w:rPr>
          <w:rFonts w:ascii="Times" w:hAnsi="Times" w:cs="Times New Roman"/>
        </w:rPr>
        <w:t xml:space="preserve">  Even more importantly, a human can cause the </w:t>
      </w:r>
      <w:ins w:id="28" w:author="Eric Mercer" w:date="2012-05-16T10:34:00Z">
        <w:r w:rsidR="00D62AF1">
          <w:rPr>
            <w:rFonts w:ascii="Times" w:hAnsi="Times" w:cs="Times New Roman"/>
          </w:rPr>
          <w:t>collective</w:t>
        </w:r>
      </w:ins>
      <w:del w:id="29" w:author="Eric Mercer" w:date="2012-05-16T10:34:00Z">
        <w:r w:rsidR="00660816" w:rsidDel="00D62AF1">
          <w:rPr>
            <w:rFonts w:ascii="Times" w:hAnsi="Times" w:cs="Times New Roman"/>
          </w:rPr>
          <w:delText>agents</w:delText>
        </w:r>
      </w:del>
      <w:r w:rsidR="00660816">
        <w:rPr>
          <w:rFonts w:ascii="Times" w:hAnsi="Times" w:cs="Times New Roman"/>
        </w:rPr>
        <w:t xml:space="preserve"> to switch from one </w:t>
      </w:r>
      <w:ins w:id="30" w:author="Eric Mercer" w:date="2012-05-16T10:34:00Z">
        <w:r w:rsidR="00D62AF1">
          <w:rPr>
            <w:rFonts w:ascii="Times" w:hAnsi="Times" w:cs="Times New Roman"/>
          </w:rPr>
          <w:t xml:space="preserve">abstract behavior state </w:t>
        </w:r>
      </w:ins>
      <w:del w:id="31" w:author="Eric Mercer" w:date="2012-05-16T10:34:00Z">
        <w:r w:rsidR="00660816" w:rsidDel="00D62AF1">
          <w:rPr>
            <w:rFonts w:ascii="Times" w:hAnsi="Times" w:cs="Times New Roman"/>
          </w:rPr>
          <w:delText xml:space="preserve">behavior </w:delText>
        </w:r>
      </w:del>
      <w:r w:rsidR="00660816">
        <w:rPr>
          <w:rFonts w:ascii="Times" w:hAnsi="Times" w:cs="Times New Roman"/>
        </w:rPr>
        <w:t>to another by influencing a subset of the agents [cite paper in review and RSS paper].</w:t>
      </w:r>
    </w:p>
    <w:p w14:paraId="0157899A" w14:textId="77777777" w:rsidR="00B872F0" w:rsidRPr="009D2B29" w:rsidRDefault="00B872F0" w:rsidP="00EE34D6">
      <w:pPr>
        <w:tabs>
          <w:tab w:val="left" w:pos="6120"/>
        </w:tabs>
        <w:rPr>
          <w:rFonts w:ascii="Times" w:hAnsi="Times"/>
          <w:bCs/>
        </w:rPr>
      </w:pPr>
    </w:p>
    <w:p w14:paraId="2F00FD3A" w14:textId="60E94C16" w:rsidR="009D2B29" w:rsidRDefault="005970A6" w:rsidP="00712AA8">
      <w:pPr>
        <w:tabs>
          <w:tab w:val="left" w:pos="6120"/>
        </w:tabs>
        <w:rPr>
          <w:rFonts w:ascii="Times" w:hAnsi="Times"/>
          <w:bCs/>
        </w:rPr>
      </w:pPr>
      <w:del w:id="32" w:author="Eric Mercer" w:date="2012-05-16T10:36:00Z">
        <w:r w:rsidRPr="009D2B29" w:rsidDel="00D62AF1">
          <w:rPr>
            <w:rFonts w:ascii="Times" w:hAnsi="Times"/>
            <w:bCs/>
          </w:rPr>
          <w:delText>Under these assumptions</w:delText>
        </w:r>
      </w:del>
      <w:ins w:id="33" w:author="Eric Mercer" w:date="2012-05-16T10:36:00Z">
        <w:r w:rsidR="00D62AF1">
          <w:rPr>
            <w:rFonts w:ascii="Times" w:hAnsi="Times"/>
            <w:bCs/>
          </w:rPr>
          <w:t>From the perspective of the abstract states on the collective</w:t>
        </w:r>
      </w:ins>
      <w:r w:rsidRPr="009D2B29">
        <w:rPr>
          <w:rFonts w:ascii="Times" w:hAnsi="Times"/>
          <w:bCs/>
        </w:rPr>
        <w:t xml:space="preserve">, the behavior of individual agents evolves as a stochastic difference equation, making it difficult to characterize or predict the behavior of any individual agent’s behavior. </w:t>
      </w:r>
      <w:r>
        <w:rPr>
          <w:rFonts w:ascii="Times" w:hAnsi="Times"/>
          <w:bCs/>
        </w:rPr>
        <w:t xml:space="preserve">  </w:t>
      </w:r>
      <w:r w:rsidR="00660816">
        <w:rPr>
          <w:rFonts w:ascii="Times" w:hAnsi="Times"/>
          <w:bCs/>
        </w:rPr>
        <w:t>F</w:t>
      </w:r>
      <w:r>
        <w:rPr>
          <w:rFonts w:ascii="Times" w:hAnsi="Times"/>
          <w:bCs/>
        </w:rPr>
        <w:t>ortunate</w:t>
      </w:r>
      <w:r w:rsidR="009D2B29">
        <w:rPr>
          <w:rFonts w:ascii="Times" w:hAnsi="Times"/>
          <w:bCs/>
        </w:rPr>
        <w:t xml:space="preserve">ly, both </w:t>
      </w:r>
      <w:ins w:id="34" w:author="Eric Mercer" w:date="2012-05-16T10:37:00Z">
        <w:r w:rsidR="00D62AF1">
          <w:rPr>
            <w:rFonts w:ascii="Times" w:hAnsi="Times"/>
            <w:bCs/>
          </w:rPr>
          <w:t xml:space="preserve">the abstract states of </w:t>
        </w:r>
      </w:ins>
      <w:r w:rsidR="009D2B29">
        <w:rPr>
          <w:rFonts w:ascii="Times" w:hAnsi="Times"/>
          <w:bCs/>
        </w:rPr>
        <w:t xml:space="preserve">tori and flocks are attractors of </w:t>
      </w:r>
      <w:r>
        <w:rPr>
          <w:rFonts w:ascii="Times" w:hAnsi="Times"/>
          <w:bCs/>
        </w:rPr>
        <w:t xml:space="preserve">the </w:t>
      </w:r>
      <w:r w:rsidR="00660816">
        <w:rPr>
          <w:rFonts w:ascii="Times" w:hAnsi="Times"/>
          <w:bCs/>
        </w:rPr>
        <w:t xml:space="preserve">dynamic system </w:t>
      </w:r>
      <w:r>
        <w:rPr>
          <w:rFonts w:ascii="Times" w:hAnsi="Times"/>
          <w:bCs/>
        </w:rPr>
        <w:t xml:space="preserve">that is </w:t>
      </w:r>
      <w:r w:rsidR="00660816">
        <w:rPr>
          <w:rFonts w:ascii="Times" w:hAnsi="Times"/>
          <w:bCs/>
        </w:rPr>
        <w:t xml:space="preserve">created by </w:t>
      </w:r>
      <w:r w:rsidR="009D2B29">
        <w:rPr>
          <w:rFonts w:ascii="Times" w:hAnsi="Times"/>
          <w:bCs/>
        </w:rPr>
        <w:t xml:space="preserve">the decentralized control laws from the previous section.  </w:t>
      </w:r>
      <w:ins w:id="35" w:author="Eric Mercer" w:date="2012-05-16T10:37:00Z">
        <w:r w:rsidR="00D62AF1">
          <w:rPr>
            <w:rFonts w:ascii="Times" w:hAnsi="Times"/>
            <w:bCs/>
          </w:rPr>
          <w:t xml:space="preserve">As such, the abstract states represent </w:t>
        </w:r>
      </w:ins>
      <w:del w:id="36" w:author="Eric Mercer" w:date="2012-05-16T10:37:00Z">
        <w:r w:rsidR="009D2B29" w:rsidDel="00D62AF1">
          <w:rPr>
            <w:rFonts w:ascii="Times" w:hAnsi="Times"/>
            <w:bCs/>
          </w:rPr>
          <w:delText>The</w:delText>
        </w:r>
        <w:r w:rsidR="00660816" w:rsidDel="00D62AF1">
          <w:rPr>
            <w:rFonts w:ascii="Times" w:hAnsi="Times"/>
            <w:bCs/>
          </w:rPr>
          <w:delText xml:space="preserve">se </w:delText>
        </w:r>
      </w:del>
      <w:r w:rsidR="00660816">
        <w:rPr>
          <w:rFonts w:ascii="Times" w:hAnsi="Times"/>
          <w:bCs/>
        </w:rPr>
        <w:t xml:space="preserve">attractors </w:t>
      </w:r>
      <w:del w:id="37" w:author="Eric Mercer" w:date="2012-05-16T10:37:00Z">
        <w:r w:rsidR="00660816" w:rsidDel="00D62AF1">
          <w:rPr>
            <w:rFonts w:ascii="Times" w:hAnsi="Times"/>
            <w:bCs/>
          </w:rPr>
          <w:delText xml:space="preserve">form what we </w:delText>
        </w:r>
        <w:r w:rsidR="009D2B29" w:rsidDel="00D62AF1">
          <w:rPr>
            <w:rFonts w:ascii="Times" w:hAnsi="Times"/>
            <w:bCs/>
          </w:rPr>
          <w:delText xml:space="preserve">call </w:delText>
        </w:r>
        <w:r w:rsidR="009D2B29" w:rsidRPr="009D2B29" w:rsidDel="00D62AF1">
          <w:rPr>
            <w:rFonts w:ascii="Times" w:hAnsi="Times"/>
            <w:bCs/>
            <w:i/>
          </w:rPr>
          <w:delText>abstract states</w:delText>
        </w:r>
        <w:r w:rsidR="009D2B29" w:rsidDel="00D62AF1">
          <w:rPr>
            <w:rFonts w:ascii="Times" w:hAnsi="Times"/>
            <w:bCs/>
          </w:rPr>
          <w:delText xml:space="preserve"> of the entire collective.</w:delText>
        </w:r>
      </w:del>
      <w:ins w:id="38" w:author="Eric Mercer" w:date="2012-05-16T10:37:00Z">
        <w:r w:rsidR="00D62AF1">
          <w:rPr>
            <w:rFonts w:ascii="Times" w:hAnsi="Times"/>
            <w:bCs/>
          </w:rPr>
          <w:t>in the dynamic system.</w:t>
        </w:r>
      </w:ins>
      <w:r w:rsidR="00EE34D6" w:rsidRPr="009D2B29">
        <w:rPr>
          <w:rFonts w:ascii="Times" w:hAnsi="Times"/>
          <w:bCs/>
        </w:rPr>
        <w:t xml:space="preserve">  </w:t>
      </w:r>
      <w:ins w:id="39" w:author="Eric Mercer" w:date="2012-05-16T10:38:00Z">
        <w:r w:rsidR="00D62AF1">
          <w:rPr>
            <w:rFonts w:ascii="Times" w:hAnsi="Times"/>
            <w:bCs/>
          </w:rPr>
          <w:t xml:space="preserve">Characterizing the stochastic system with abstract states </w:t>
        </w:r>
      </w:ins>
      <w:del w:id="40" w:author="Eric Mercer" w:date="2012-05-16T10:38:00Z">
        <w:r w:rsidR="009D2B29" w:rsidDel="00D62AF1">
          <w:rPr>
            <w:rFonts w:ascii="Times" w:hAnsi="Times"/>
            <w:bCs/>
          </w:rPr>
          <w:delText>Introducing the notion of an abstract state allow</w:delText>
        </w:r>
      </w:del>
      <w:ins w:id="41" w:author="Eric Mercer" w:date="2012-05-16T10:39:00Z">
        <w:r w:rsidR="00D62AF1">
          <w:rPr>
            <w:rFonts w:ascii="Times" w:hAnsi="Times"/>
            <w:bCs/>
          </w:rPr>
          <w:t>leads to the</w:t>
        </w:r>
      </w:ins>
      <w:del w:id="42" w:author="Eric Mercer" w:date="2012-05-16T10:39:00Z">
        <w:r w:rsidR="009D2B29" w:rsidDel="00D62AF1">
          <w:rPr>
            <w:rFonts w:ascii="Times" w:hAnsi="Times"/>
            <w:bCs/>
          </w:rPr>
          <w:delText xml:space="preserve"> </w:delText>
        </w:r>
      </w:del>
      <w:del w:id="43" w:author="Eric Mercer" w:date="2012-05-16T10:38:00Z">
        <w:r w:rsidR="009D2B29" w:rsidDel="00D62AF1">
          <w:rPr>
            <w:rFonts w:ascii="Times" w:hAnsi="Times"/>
            <w:bCs/>
          </w:rPr>
          <w:delText>us to</w:delText>
        </w:r>
      </w:del>
      <w:del w:id="44" w:author="Eric Mercer" w:date="2012-05-16T10:39:00Z">
        <w:r w:rsidR="009D2B29" w:rsidDel="00D62AF1">
          <w:rPr>
            <w:rFonts w:ascii="Times" w:hAnsi="Times"/>
            <w:bCs/>
          </w:rPr>
          <w:delText xml:space="preserve"> define</w:delText>
        </w:r>
      </w:del>
      <w:del w:id="45" w:author="Eric Mercer" w:date="2012-05-16T10:40:00Z">
        <w:r w:rsidR="009D2B29" w:rsidDel="004C4FC4">
          <w:rPr>
            <w:rFonts w:ascii="Times" w:hAnsi="Times"/>
            <w:bCs/>
          </w:rPr>
          <w:delText xml:space="preserve"> </w:delText>
        </w:r>
      </w:del>
      <w:ins w:id="46" w:author="Eric Mercer" w:date="2012-05-16T10:39:00Z">
        <w:r w:rsidR="00D62AF1">
          <w:rPr>
            <w:rFonts w:ascii="Times" w:hAnsi="Times"/>
            <w:bCs/>
          </w:rPr>
          <w:t xml:space="preserve"> definition of </w:t>
        </w:r>
      </w:ins>
      <w:del w:id="47" w:author="Eric Mercer" w:date="2012-05-16T10:39:00Z">
        <w:r w:rsidR="009D2B29" w:rsidDel="00D62AF1">
          <w:rPr>
            <w:rFonts w:ascii="Times" w:hAnsi="Times"/>
            <w:bCs/>
          </w:rPr>
          <w:delText xml:space="preserve">a </w:delText>
        </w:r>
      </w:del>
      <w:ins w:id="48" w:author="Eric Mercer" w:date="2012-05-16T10:40:00Z">
        <w:r w:rsidR="004C4FC4">
          <w:rPr>
            <w:rFonts w:ascii="Times" w:hAnsi="Times"/>
            <w:bCs/>
          </w:rPr>
          <w:t>a</w:t>
        </w:r>
      </w:ins>
      <w:ins w:id="49" w:author="Eric Mercer" w:date="2012-05-16T10:39:00Z">
        <w:r w:rsidR="00D62AF1">
          <w:rPr>
            <w:rFonts w:ascii="Times" w:hAnsi="Times"/>
            <w:bCs/>
          </w:rPr>
          <w:t xml:space="preserve"> </w:t>
        </w:r>
      </w:ins>
      <w:ins w:id="50" w:author="Eric Mercer" w:date="2012-05-16T10:40:00Z">
        <w:r w:rsidR="004C4FC4">
          <w:rPr>
            <w:rFonts w:ascii="Times" w:hAnsi="Times"/>
            <w:bCs/>
          </w:rPr>
          <w:t xml:space="preserve">critical challenge </w:t>
        </w:r>
      </w:ins>
      <w:del w:id="51" w:author="Eric Mercer" w:date="2012-05-16T10:40:00Z">
        <w:r w:rsidR="009D2B29" w:rsidDel="004C4FC4">
          <w:rPr>
            <w:rFonts w:ascii="Times" w:hAnsi="Times"/>
            <w:bCs/>
          </w:rPr>
          <w:delText>key problem of</w:delText>
        </w:r>
      </w:del>
      <w:ins w:id="52" w:author="Eric Mercer" w:date="2012-05-16T10:40:00Z">
        <w:r w:rsidR="004C4FC4">
          <w:rPr>
            <w:rFonts w:ascii="Times" w:hAnsi="Times"/>
            <w:bCs/>
          </w:rPr>
          <w:t>in</w:t>
        </w:r>
      </w:ins>
      <w:r w:rsidR="009D2B29">
        <w:rPr>
          <w:rFonts w:ascii="Times" w:hAnsi="Times"/>
          <w:bCs/>
        </w:rPr>
        <w:t xml:space="preserve"> human interaction with bio-inspired robot teams:  </w:t>
      </w:r>
      <w:ins w:id="53" w:author="Eric Mercer" w:date="2012-05-16T10:39:00Z">
        <w:r w:rsidR="00D62AF1">
          <w:rPr>
            <w:rFonts w:ascii="Times" w:hAnsi="Times"/>
            <w:bCs/>
          </w:rPr>
          <w:t xml:space="preserve">how does one </w:t>
        </w:r>
      </w:ins>
      <w:r w:rsidR="009D2B29">
        <w:rPr>
          <w:rFonts w:ascii="Times" w:hAnsi="Times"/>
          <w:bCs/>
        </w:rPr>
        <w:t>allow the agents to maintain their decentralized implementation</w:t>
      </w:r>
      <w:ins w:id="54" w:author="Eric Mercer" w:date="2012-05-16T10:40:00Z">
        <w:r w:rsidR="00D62AF1">
          <w:rPr>
            <w:rFonts w:ascii="Times" w:hAnsi="Times"/>
            <w:bCs/>
          </w:rPr>
          <w:t xml:space="preserve"> while</w:t>
        </w:r>
      </w:ins>
      <w:del w:id="55" w:author="Eric Mercer" w:date="2012-05-16T10:40:00Z">
        <w:r w:rsidR="009D2B29" w:rsidDel="00D62AF1">
          <w:rPr>
            <w:rFonts w:ascii="Times" w:hAnsi="Times"/>
            <w:bCs/>
          </w:rPr>
          <w:delText>, but</w:delText>
        </w:r>
      </w:del>
      <w:r w:rsidR="009D2B29">
        <w:rPr>
          <w:rFonts w:ascii="Times" w:hAnsi="Times"/>
          <w:bCs/>
        </w:rPr>
        <w:t xml:space="preserve"> allow</w:t>
      </w:r>
      <w:ins w:id="56" w:author="Eric Mercer" w:date="2012-05-16T10:40:00Z">
        <w:r w:rsidR="00D62AF1">
          <w:rPr>
            <w:rFonts w:ascii="Times" w:hAnsi="Times"/>
            <w:bCs/>
          </w:rPr>
          <w:t>ing</w:t>
        </w:r>
      </w:ins>
      <w:r w:rsidR="009D2B29">
        <w:rPr>
          <w:rFonts w:ascii="Times" w:hAnsi="Times"/>
          <w:bCs/>
        </w:rPr>
        <w:t xml:space="preserve"> the human to influence individual agents and thereby </w:t>
      </w:r>
      <w:del w:id="57" w:author="Eric Mercer" w:date="2012-05-16T10:41:00Z">
        <w:r w:rsidR="009D2B29" w:rsidDel="004C4FC4">
          <w:rPr>
            <w:rFonts w:ascii="Times" w:hAnsi="Times"/>
            <w:bCs/>
          </w:rPr>
          <w:delText xml:space="preserve">to </w:delText>
        </w:r>
      </w:del>
      <w:r w:rsidR="009D2B29">
        <w:rPr>
          <w:rFonts w:ascii="Times" w:hAnsi="Times"/>
          <w:bCs/>
        </w:rPr>
        <w:t>influence which attractor or abstract state is exhibited by the collective.</w:t>
      </w:r>
      <w:r w:rsidR="00430B4D" w:rsidRPr="009D2B29">
        <w:rPr>
          <w:rFonts w:ascii="Times" w:hAnsi="Times"/>
          <w:bCs/>
        </w:rPr>
        <w:t xml:space="preserve"> </w:t>
      </w:r>
      <w:r w:rsidR="00660800">
        <w:rPr>
          <w:rFonts w:ascii="Times" w:hAnsi="Times"/>
          <w:bCs/>
        </w:rPr>
        <w:t xml:space="preserve"> </w:t>
      </w:r>
    </w:p>
    <w:p w14:paraId="796EAEB4" w14:textId="77777777" w:rsidR="00660800" w:rsidRDefault="00660800" w:rsidP="00712AA8">
      <w:pPr>
        <w:tabs>
          <w:tab w:val="left" w:pos="6120"/>
        </w:tabs>
        <w:rPr>
          <w:rFonts w:ascii="Times" w:hAnsi="Times"/>
          <w:bCs/>
        </w:rPr>
      </w:pPr>
    </w:p>
    <w:p w14:paraId="4721E4A5" w14:textId="556FB79E" w:rsidR="004812E3" w:rsidRPr="004812E3" w:rsidRDefault="00A96462" w:rsidP="004812E3">
      <w:pPr>
        <w:tabs>
          <w:tab w:val="left" w:pos="6120"/>
        </w:tabs>
        <w:rPr>
          <w:rFonts w:ascii="Times" w:hAnsi="Times"/>
          <w:bCs/>
        </w:rPr>
      </w:pPr>
      <w:r>
        <w:rPr>
          <w:rFonts w:ascii="Times" w:hAnsi="Times"/>
          <w:bCs/>
        </w:rPr>
        <w:t>Before proceeding, it is useful to provide some evidence that the</w:t>
      </w:r>
      <w:r w:rsidR="00660800">
        <w:rPr>
          <w:rFonts w:ascii="Times" w:hAnsi="Times"/>
          <w:bCs/>
        </w:rPr>
        <w:t xml:space="preserve"> abstract state is </w:t>
      </w:r>
      <w:r>
        <w:rPr>
          <w:rFonts w:ascii="Times" w:hAnsi="Times"/>
          <w:bCs/>
        </w:rPr>
        <w:t xml:space="preserve">not </w:t>
      </w:r>
      <w:r w:rsidR="00660800">
        <w:rPr>
          <w:rFonts w:ascii="Times" w:hAnsi="Times"/>
          <w:bCs/>
        </w:rPr>
        <w:t xml:space="preserve">peculiar to </w:t>
      </w:r>
      <w:del w:id="58" w:author="Eric Mercer" w:date="2012-05-16T10:41:00Z">
        <w:r w:rsidR="00660800" w:rsidDel="009964B6">
          <w:rPr>
            <w:rFonts w:ascii="Times" w:hAnsi="Times"/>
            <w:bCs/>
          </w:rPr>
          <w:delText xml:space="preserve">the </w:delText>
        </w:r>
      </w:del>
      <w:ins w:id="59" w:author="Eric Mercer" w:date="2012-05-16T10:41:00Z">
        <w:r w:rsidR="009964B6">
          <w:rPr>
            <w:rFonts w:ascii="Times" w:hAnsi="Times"/>
            <w:bCs/>
          </w:rPr>
          <w:t xml:space="preserve">our </w:t>
        </w:r>
      </w:ins>
      <w:r w:rsidR="00660800">
        <w:rPr>
          <w:rFonts w:ascii="Times" w:hAnsi="Times"/>
          <w:bCs/>
        </w:rPr>
        <w:t>model described above</w:t>
      </w:r>
      <w:ins w:id="60" w:author="Eric Mercer" w:date="2012-05-16T10:41:00Z">
        <w:r w:rsidR="009964B6">
          <w:rPr>
            <w:rFonts w:ascii="Times" w:hAnsi="Times"/>
            <w:bCs/>
          </w:rPr>
          <w:t>.</w:t>
        </w:r>
      </w:ins>
      <w:del w:id="61" w:author="Eric Mercer" w:date="2012-05-16T10:42:00Z">
        <w:r w:rsidR="00660800" w:rsidRPr="009D2B29" w:rsidDel="009964B6">
          <w:rPr>
            <w:rFonts w:ascii="Times" w:hAnsi="Times"/>
            <w:bCs/>
          </w:rPr>
          <w:delText xml:space="preserve"> eigenvalue associated with each abstract state. </w:delText>
        </w:r>
      </w:del>
      <w:r>
        <w:rPr>
          <w:rFonts w:ascii="Times" w:hAnsi="Times"/>
          <w:bCs/>
        </w:rPr>
        <w:t xml:space="preserve"> </w:t>
      </w:r>
      <w:proofErr w:type="spellStart"/>
      <w:r>
        <w:rPr>
          <w:rFonts w:ascii="Times" w:hAnsi="Times"/>
          <w:bCs/>
        </w:rPr>
        <w:t>Couzin’s</w:t>
      </w:r>
      <w:proofErr w:type="spellEnd"/>
      <w:r>
        <w:rPr>
          <w:rFonts w:ascii="Times" w:hAnsi="Times"/>
          <w:bCs/>
        </w:rPr>
        <w:t xml:space="preserve"> results are </w:t>
      </w:r>
      <w:proofErr w:type="gramStart"/>
      <w:r>
        <w:rPr>
          <w:rFonts w:ascii="Times" w:hAnsi="Times"/>
          <w:bCs/>
        </w:rPr>
        <w:t>well-known</w:t>
      </w:r>
      <w:proofErr w:type="gramEnd"/>
      <w:r>
        <w:rPr>
          <w:rFonts w:ascii="Times" w:hAnsi="Times"/>
          <w:bCs/>
        </w:rPr>
        <w:t>, but distinct states are also exhibited by other systems.</w:t>
      </w:r>
      <w:r w:rsidR="00660800" w:rsidRPr="009D2B29">
        <w:rPr>
          <w:rFonts w:ascii="Times" w:hAnsi="Times"/>
          <w:bCs/>
        </w:rPr>
        <w:t xml:space="preserve"> </w:t>
      </w:r>
      <w:r w:rsidR="004812E3">
        <w:rPr>
          <w:rFonts w:ascii="Times" w:hAnsi="Times"/>
          <w:bCs/>
        </w:rPr>
        <w:t xml:space="preserve">  </w:t>
      </w:r>
      <w:r>
        <w:rPr>
          <w:bCs/>
        </w:rPr>
        <w:t>For example</w:t>
      </w:r>
      <w:r w:rsidR="004812E3">
        <w:rPr>
          <w:bCs/>
        </w:rPr>
        <w:t xml:space="preserve">, a physically inspired system created by Spears </w:t>
      </w:r>
      <w:r>
        <w:rPr>
          <w:bCs/>
        </w:rPr>
        <w:t xml:space="preserve">[Spears] </w:t>
      </w:r>
      <w:r w:rsidR="004812E3">
        <w:rPr>
          <w:bCs/>
        </w:rPr>
        <w:t xml:space="preserve">exhibits distinct phases </w:t>
      </w:r>
      <w:ins w:id="62" w:author="Eric Mercer" w:date="2012-05-16T10:42:00Z">
        <w:r w:rsidR="009964B6">
          <w:rPr>
            <w:bCs/>
          </w:rPr>
          <w:t xml:space="preserve">also illustrated below </w:t>
        </w:r>
      </w:ins>
      <w:r w:rsidR="004812E3">
        <w:rPr>
          <w:bCs/>
        </w:rPr>
        <w:t>(bottom, from left to right: isotropic,</w:t>
      </w:r>
      <w:r>
        <w:rPr>
          <w:bCs/>
        </w:rPr>
        <w:t xml:space="preserve"> anisotropic, structured [</w:t>
      </w:r>
      <w:proofErr w:type="spellStart"/>
      <w:r>
        <w:rPr>
          <w:bCs/>
        </w:rPr>
        <w:t>TechnicalReport</w:t>
      </w:r>
      <w:proofErr w:type="spellEnd"/>
      <w:r w:rsidR="004812E3">
        <w:rPr>
          <w:bCs/>
        </w:rPr>
        <w:t>]).</w:t>
      </w:r>
      <w:ins w:id="63" w:author="Eric Mercer" w:date="2012-05-16T10:42:00Z">
        <w:r w:rsidR="009964B6">
          <w:rPr>
            <w:bCs/>
          </w:rPr>
          <w:t xml:space="preserve"> From these two models, we hypothesize that other stochastic systems have similarly defined attractors that can be used as abstract states to model and control collective behavior.</w:t>
        </w:r>
      </w:ins>
    </w:p>
    <w:p w14:paraId="7A4D6F92" w14:textId="4EFDC154" w:rsidR="004812E3" w:rsidRDefault="004812E3" w:rsidP="004812E3">
      <w:pPr>
        <w:tabs>
          <w:tab w:val="left" w:pos="6120"/>
        </w:tabs>
        <w:rPr>
          <w:bCs/>
        </w:rPr>
      </w:pPr>
    </w:p>
    <w:p w14:paraId="07BE27E2" w14:textId="77777777" w:rsidR="004812E3" w:rsidRPr="00CE5CD1" w:rsidRDefault="004812E3" w:rsidP="004812E3">
      <w:pPr>
        <w:tabs>
          <w:tab w:val="left" w:pos="6120"/>
        </w:tabs>
        <w:rPr>
          <w:bCs/>
        </w:rPr>
      </w:pPr>
      <w:r>
        <w:rPr>
          <w:bCs/>
          <w:noProof/>
          <w:lang w:eastAsia="en-US"/>
        </w:rPr>
        <w:drawing>
          <wp:inline distT="0" distB="0" distL="0" distR="0" wp14:anchorId="5404F4B1" wp14:editId="5D2C03FD">
            <wp:extent cx="1218139" cy="923192"/>
            <wp:effectExtent l="25400" t="0" r="1061" b="0"/>
            <wp:docPr id="1" name="Picture 1" descr="::Documents:projects and proposals:_Current:Robotics CTA:Simulations:Physicomimetics:isotro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projects and proposals:_Current:Robotics CTA:Simulations:Physicomimetics:isotropic.png"/>
                    <pic:cNvPicPr>
                      <a:picLocks noChangeAspect="1" noChangeArrowheads="1"/>
                    </pic:cNvPicPr>
                  </pic:nvPicPr>
                  <pic:blipFill>
                    <a:blip r:embed="rId13"/>
                    <a:srcRect l="18752" t="58338" r="58755" b="18335"/>
                    <a:stretch>
                      <a:fillRect/>
                    </a:stretch>
                  </pic:blipFill>
                  <pic:spPr bwMode="auto">
                    <a:xfrm>
                      <a:off x="0" y="0"/>
                      <a:ext cx="1218139" cy="923192"/>
                    </a:xfrm>
                    <a:prstGeom prst="rect">
                      <a:avLst/>
                    </a:prstGeom>
                    <a:noFill/>
                    <a:ln w="9525">
                      <a:noFill/>
                      <a:miter lim="800000"/>
                      <a:headEnd/>
                      <a:tailEnd/>
                    </a:ln>
                  </pic:spPr>
                </pic:pic>
              </a:graphicData>
            </a:graphic>
          </wp:inline>
        </w:drawing>
      </w:r>
      <w:r>
        <w:rPr>
          <w:bCs/>
          <w:noProof/>
          <w:lang w:eastAsia="en-US"/>
        </w:rPr>
        <w:drawing>
          <wp:inline distT="0" distB="0" distL="0" distR="0" wp14:anchorId="7CA1EB01" wp14:editId="6AC18D5B">
            <wp:extent cx="1111861" cy="795528"/>
            <wp:effectExtent l="25400" t="0" r="5739" b="0"/>
            <wp:docPr id="8" name="Picture 6" descr="::Documents:conf:2012:ICRA:figs:anisotropic_M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cuments:conf:2012:ICRA:figs:anisotropic_MAG.png"/>
                    <pic:cNvPicPr>
                      <a:picLocks noChangeAspect="1" noChangeArrowheads="1"/>
                    </pic:cNvPicPr>
                  </pic:nvPicPr>
                  <pic:blipFill>
                    <a:blip r:embed="rId14"/>
                    <a:srcRect/>
                    <a:stretch>
                      <a:fillRect/>
                    </a:stretch>
                  </pic:blipFill>
                  <pic:spPr bwMode="auto">
                    <a:xfrm>
                      <a:off x="0" y="0"/>
                      <a:ext cx="1111861" cy="795528"/>
                    </a:xfrm>
                    <a:prstGeom prst="rect">
                      <a:avLst/>
                    </a:prstGeom>
                    <a:noFill/>
                    <a:ln w="9525">
                      <a:noFill/>
                      <a:miter lim="800000"/>
                      <a:headEnd/>
                      <a:tailEnd/>
                    </a:ln>
                  </pic:spPr>
                </pic:pic>
              </a:graphicData>
            </a:graphic>
          </wp:inline>
        </w:drawing>
      </w:r>
      <w:r>
        <w:rPr>
          <w:bCs/>
          <w:noProof/>
          <w:lang w:eastAsia="en-US"/>
        </w:rPr>
        <w:drawing>
          <wp:inline distT="0" distB="0" distL="0" distR="0" wp14:anchorId="1E58CFFA" wp14:editId="502F5D38">
            <wp:extent cx="909039" cy="731520"/>
            <wp:effectExtent l="25400" t="0" r="5361" b="0"/>
            <wp:docPr id="10" name="Picture 2" descr="::Documents:projects and proposals:_Current:Robotics CTA:Simulations:Physicomimetics:structu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uments:projects and proposals:_Current:Robotics CTA:Simulations:Physicomimetics:structured.png"/>
                    <pic:cNvPicPr>
                      <a:picLocks noChangeAspect="1" noChangeArrowheads="1"/>
                    </pic:cNvPicPr>
                  </pic:nvPicPr>
                  <pic:blipFill>
                    <a:blip r:embed="rId15"/>
                    <a:srcRect l="67506" t="63339" r="18752" b="21668"/>
                    <a:stretch>
                      <a:fillRect/>
                    </a:stretch>
                  </pic:blipFill>
                  <pic:spPr bwMode="auto">
                    <a:xfrm>
                      <a:off x="0" y="0"/>
                      <a:ext cx="909039" cy="731520"/>
                    </a:xfrm>
                    <a:prstGeom prst="rect">
                      <a:avLst/>
                    </a:prstGeom>
                    <a:noFill/>
                    <a:ln w="9525">
                      <a:noFill/>
                      <a:miter lim="800000"/>
                      <a:headEnd/>
                      <a:tailEnd/>
                    </a:ln>
                  </pic:spPr>
                </pic:pic>
              </a:graphicData>
            </a:graphic>
          </wp:inline>
        </w:drawing>
      </w:r>
    </w:p>
    <w:p w14:paraId="656AA3FC" w14:textId="77777777" w:rsidR="004812E3" w:rsidRDefault="004812E3" w:rsidP="00712AA8">
      <w:pPr>
        <w:tabs>
          <w:tab w:val="left" w:pos="6120"/>
        </w:tabs>
        <w:rPr>
          <w:rFonts w:ascii="Times" w:hAnsi="Times"/>
          <w:bCs/>
        </w:rPr>
      </w:pPr>
    </w:p>
    <w:p w14:paraId="63FF146C" w14:textId="77777777" w:rsidR="00EE34D6" w:rsidRPr="009D2B29" w:rsidRDefault="00EE34D6" w:rsidP="00EE34D6">
      <w:pPr>
        <w:rPr>
          <w:rFonts w:ascii="Times" w:hAnsi="Times"/>
          <w:bCs/>
        </w:rPr>
      </w:pPr>
    </w:p>
    <w:p w14:paraId="10760BD2" w14:textId="77777777" w:rsidR="0061417D" w:rsidRDefault="0061417D" w:rsidP="00320B7A">
      <w:pPr>
        <w:tabs>
          <w:tab w:val="left" w:pos="720"/>
        </w:tabs>
        <w:rPr>
          <w:rFonts w:ascii="Times" w:hAnsi="Times"/>
          <w:b/>
          <w:bCs/>
        </w:rPr>
      </w:pPr>
      <w:r>
        <w:rPr>
          <w:rFonts w:ascii="Times" w:hAnsi="Times"/>
          <w:b/>
          <w:bCs/>
        </w:rPr>
        <w:t>3.1 Influencing the Attractor</w:t>
      </w:r>
    </w:p>
    <w:p w14:paraId="7026438E" w14:textId="7F374584" w:rsidR="00320B7A" w:rsidRPr="009D2B29" w:rsidRDefault="00DB2E28" w:rsidP="00320B7A">
      <w:pPr>
        <w:tabs>
          <w:tab w:val="left" w:pos="720"/>
        </w:tabs>
        <w:rPr>
          <w:rFonts w:ascii="Times" w:hAnsi="Times"/>
          <w:bCs/>
        </w:rPr>
      </w:pPr>
      <w:r w:rsidRPr="009D2B29">
        <w:rPr>
          <w:rFonts w:ascii="Times" w:hAnsi="Times"/>
          <w:bCs/>
        </w:rPr>
        <w:t xml:space="preserve">We propose that </w:t>
      </w:r>
      <w:r w:rsidRPr="009D2B29">
        <w:rPr>
          <w:rFonts w:ascii="Times" w:hAnsi="Times"/>
          <w:bCs/>
          <w:i/>
        </w:rPr>
        <w:t>efficient human interaction with a decentralized robot team must operate at the “macro-level”</w:t>
      </w:r>
      <w:r w:rsidRPr="009D2B29">
        <w:rPr>
          <w:rFonts w:ascii="Times" w:hAnsi="Times"/>
          <w:bCs/>
        </w:rPr>
        <w:t xml:space="preserve"> en</w:t>
      </w:r>
      <w:r>
        <w:rPr>
          <w:rFonts w:ascii="Times" w:hAnsi="Times"/>
          <w:bCs/>
        </w:rPr>
        <w:t xml:space="preserve">coded </w:t>
      </w:r>
      <w:ins w:id="64" w:author="Eric Mercer" w:date="2012-05-16T10:43:00Z">
        <w:r w:rsidR="00F27082">
          <w:rPr>
            <w:rFonts w:ascii="Times" w:hAnsi="Times"/>
            <w:bCs/>
          </w:rPr>
          <w:t>by</w:t>
        </w:r>
      </w:ins>
      <w:del w:id="65" w:author="Eric Mercer" w:date="2012-05-16T10:43:00Z">
        <w:r w:rsidDel="00F27082">
          <w:rPr>
            <w:rFonts w:ascii="Times" w:hAnsi="Times"/>
            <w:bCs/>
          </w:rPr>
          <w:delText>in these</w:delText>
        </w:r>
      </w:del>
      <w:r>
        <w:rPr>
          <w:rFonts w:ascii="Times" w:hAnsi="Times"/>
          <w:bCs/>
        </w:rPr>
        <w:t xml:space="preserve"> abstract states</w:t>
      </w:r>
      <w:ins w:id="66" w:author="Eric Mercer" w:date="2012-05-16T10:43:00Z">
        <w:r w:rsidR="00F27082">
          <w:rPr>
            <w:rFonts w:ascii="Times" w:hAnsi="Times"/>
            <w:bCs/>
          </w:rPr>
          <w:t xml:space="preserve"> that are attractors in the underlying dynamic system</w:t>
        </w:r>
      </w:ins>
      <w:r>
        <w:rPr>
          <w:rFonts w:ascii="Times" w:hAnsi="Times"/>
          <w:bCs/>
        </w:rPr>
        <w:t xml:space="preserve">.  </w:t>
      </w:r>
      <w:r w:rsidR="00320B7A" w:rsidRPr="009D2B29">
        <w:rPr>
          <w:rFonts w:ascii="Times" w:hAnsi="Times"/>
          <w:bCs/>
        </w:rPr>
        <w:t xml:space="preserve">Consistent with both bio-inspired and communication-limited systems, we assume that the decentralized implementation means that (a) the number of agents that influence agent </w:t>
      </w:r>
      <w:r w:rsidR="00320B7A" w:rsidRPr="009D2B29">
        <w:rPr>
          <w:rFonts w:ascii="Times" w:hAnsi="Times"/>
          <w:bCs/>
          <w:i/>
        </w:rPr>
        <w:t>i</w:t>
      </w:r>
      <w:r w:rsidR="00320B7A" w:rsidRPr="009D2B29">
        <w:rPr>
          <w:rFonts w:ascii="Times" w:hAnsi="Times"/>
          <w:bCs/>
        </w:rPr>
        <w:t xml:space="preserve">’s behavior is small, and (b) the number of agents influenced by operator or environment inputs is small.  Furthermore, we assume that the inter-agent topology varies over time (such as when an agent travels in and out of another agent’s neighborhood).  </w:t>
      </w:r>
    </w:p>
    <w:p w14:paraId="75AA412F" w14:textId="77777777" w:rsidR="00320B7A" w:rsidRPr="009D2B29" w:rsidRDefault="00320B7A" w:rsidP="00320B7A">
      <w:pPr>
        <w:tabs>
          <w:tab w:val="left" w:pos="6120"/>
        </w:tabs>
        <w:rPr>
          <w:rFonts w:ascii="Times" w:hAnsi="Times"/>
          <w:bCs/>
        </w:rPr>
      </w:pPr>
    </w:p>
    <w:p w14:paraId="1F93979B" w14:textId="77777777" w:rsidR="00320B7A" w:rsidRPr="009D2B29" w:rsidRDefault="00320B7A" w:rsidP="00320B7A">
      <w:pPr>
        <w:tabs>
          <w:tab w:val="left" w:pos="6120"/>
        </w:tabs>
        <w:rPr>
          <w:rFonts w:ascii="Times" w:hAnsi="Times"/>
          <w:bCs/>
        </w:rPr>
      </w:pPr>
      <w:r w:rsidRPr="009D2B29">
        <w:rPr>
          <w:rFonts w:ascii="Times" w:hAnsi="Times"/>
          <w:bCs/>
        </w:rPr>
        <w:t xml:space="preserve">Given this definition of abstract state, the human’s task is to influence the collective to travel from one abstract state to another using the tools available to it.  Prior work has explored leaders, predators, and stakeholders to influence how a collective moves, but much more work needs to be done to model and understand this influence in relation to collective movement.  We will talk more about methods of influence in the design section below, but at this level of abstraction </w:t>
      </w:r>
      <w:commentRangeStart w:id="67"/>
      <w:r w:rsidRPr="009D2B29">
        <w:rPr>
          <w:rFonts w:ascii="Times" w:hAnsi="Times"/>
          <w:bCs/>
        </w:rPr>
        <w:t>it is appropriate to note that there are inputs available to a human through which he or she can guide the agent from one abstract state to another.</w:t>
      </w:r>
      <w:commentRangeEnd w:id="67"/>
      <w:r w:rsidR="00F64476">
        <w:rPr>
          <w:rStyle w:val="CommentReference"/>
        </w:rPr>
        <w:commentReference w:id="67"/>
      </w:r>
    </w:p>
    <w:p w14:paraId="7C2BEA59" w14:textId="77777777" w:rsidR="00320B7A" w:rsidRPr="009D2B29" w:rsidRDefault="00320B7A" w:rsidP="00320B7A">
      <w:pPr>
        <w:tabs>
          <w:tab w:val="left" w:pos="6120"/>
        </w:tabs>
        <w:rPr>
          <w:rFonts w:ascii="Times" w:hAnsi="Times"/>
          <w:bCs/>
        </w:rPr>
      </w:pPr>
    </w:p>
    <w:p w14:paraId="3BCA5EC1" w14:textId="01DF3227" w:rsidR="00320B7A" w:rsidRDefault="00320B7A" w:rsidP="00320B7A">
      <w:pPr>
        <w:tabs>
          <w:tab w:val="left" w:pos="6120"/>
        </w:tabs>
        <w:rPr>
          <w:rFonts w:ascii="Times" w:hAnsi="Times"/>
          <w:bCs/>
        </w:rPr>
      </w:pPr>
      <w:r w:rsidRPr="009D2B29">
        <w:rPr>
          <w:rFonts w:ascii="Times" w:hAnsi="Times"/>
          <w:bCs/>
        </w:rPr>
        <w:t xml:space="preserve">A principal challenge in the macro-level abstraction is that the transitions between states behave non-deterministically over an undetermined period of time.  Human influence is eventually implemented as commands to individual agents and these agents then influence other agents through the </w:t>
      </w:r>
      <w:r w:rsidR="0061417D">
        <w:rPr>
          <w:rFonts w:ascii="Times" w:hAnsi="Times"/>
          <w:bCs/>
        </w:rPr>
        <w:t>network top</w:t>
      </w:r>
      <w:ins w:id="68" w:author="Eric Mercer" w:date="2012-05-16T10:48:00Z">
        <w:r w:rsidR="00F64476">
          <w:rPr>
            <w:rFonts w:ascii="Times" w:hAnsi="Times"/>
            <w:bCs/>
          </w:rPr>
          <w:t>o</w:t>
        </w:r>
      </w:ins>
      <w:r w:rsidR="0061417D">
        <w:rPr>
          <w:rFonts w:ascii="Times" w:hAnsi="Times"/>
          <w:bCs/>
        </w:rPr>
        <w:t>logy</w:t>
      </w:r>
      <w:r w:rsidRPr="009D2B29">
        <w:rPr>
          <w:rFonts w:ascii="Times" w:hAnsi="Times"/>
          <w:bCs/>
        </w:rPr>
        <w:t>.  Thus, the human is “injecting” influence into the system</w:t>
      </w:r>
      <w:ins w:id="69" w:author="Eric Mercer" w:date="2012-05-16T10:48:00Z">
        <w:r w:rsidR="00F64476">
          <w:rPr>
            <w:rFonts w:ascii="Times" w:hAnsi="Times"/>
            <w:bCs/>
          </w:rPr>
          <w:t>, and</w:t>
        </w:r>
      </w:ins>
      <w:r w:rsidRPr="009D2B29">
        <w:rPr>
          <w:rFonts w:ascii="Times" w:hAnsi="Times"/>
          <w:bCs/>
        </w:rPr>
        <w:t xml:space="preserve"> that</w:t>
      </w:r>
      <w:ins w:id="70" w:author="Eric Mercer" w:date="2012-05-16T10:48:00Z">
        <w:r w:rsidR="00F64476">
          <w:rPr>
            <w:rFonts w:ascii="Times" w:hAnsi="Times"/>
            <w:bCs/>
          </w:rPr>
          <w:t xml:space="preserve"> influence</w:t>
        </w:r>
      </w:ins>
      <w:r w:rsidRPr="009D2B29">
        <w:rPr>
          <w:rFonts w:ascii="Times" w:hAnsi="Times"/>
          <w:bCs/>
        </w:rPr>
        <w:t xml:space="preserve"> percolates over time to other agents. As such transitions between abstract states take a non-deterministic amount of time depending on the percolation rate through the collective.</w:t>
      </w:r>
      <w:ins w:id="71" w:author="Eric Mercer" w:date="2012-05-16T10:48:00Z">
        <w:r w:rsidR="00F64476">
          <w:rPr>
            <w:rFonts w:ascii="Times" w:hAnsi="Times"/>
            <w:bCs/>
          </w:rPr>
          <w:t xml:space="preserve"> To better understand how to </w:t>
        </w:r>
      </w:ins>
      <w:ins w:id="72" w:author="Eric Mercer" w:date="2012-05-16T10:49:00Z">
        <w:r w:rsidR="00F64476">
          <w:rPr>
            <w:rFonts w:ascii="Times" w:hAnsi="Times"/>
            <w:bCs/>
          </w:rPr>
          <w:t>influence</w:t>
        </w:r>
      </w:ins>
      <w:ins w:id="73" w:author="Eric Mercer" w:date="2012-05-16T10:48:00Z">
        <w:r w:rsidR="00F64476">
          <w:rPr>
            <w:rFonts w:ascii="Times" w:hAnsi="Times"/>
            <w:bCs/>
          </w:rPr>
          <w:t xml:space="preserve"> a </w:t>
        </w:r>
      </w:ins>
      <w:ins w:id="74" w:author="Eric Mercer" w:date="2012-05-16T10:49:00Z">
        <w:r w:rsidR="00F64476">
          <w:rPr>
            <w:rFonts w:ascii="Times" w:hAnsi="Times"/>
            <w:bCs/>
          </w:rPr>
          <w:t>collective</w:t>
        </w:r>
      </w:ins>
      <w:ins w:id="75" w:author="Eric Mercer" w:date="2012-05-16T10:48:00Z">
        <w:r w:rsidR="00F64476">
          <w:rPr>
            <w:rFonts w:ascii="Times" w:hAnsi="Times"/>
            <w:bCs/>
          </w:rPr>
          <w:t xml:space="preserve"> </w:t>
        </w:r>
      </w:ins>
      <w:ins w:id="76" w:author="Eric Mercer" w:date="2012-05-16T10:49:00Z">
        <w:r w:rsidR="00F64476">
          <w:rPr>
            <w:rFonts w:ascii="Times" w:hAnsi="Times"/>
            <w:bCs/>
          </w:rPr>
          <w:t xml:space="preserve">through individual agents, we </w:t>
        </w:r>
      </w:ins>
      <w:ins w:id="77" w:author="Eric Mercer" w:date="2012-05-16T10:50:00Z">
        <w:r w:rsidR="00394341">
          <w:rPr>
            <w:rFonts w:ascii="Times" w:hAnsi="Times"/>
            <w:bCs/>
          </w:rPr>
          <w:t xml:space="preserve">build and analyze a </w:t>
        </w:r>
      </w:ins>
      <w:ins w:id="78" w:author="Eric Mercer" w:date="2012-05-16T10:51:00Z">
        <w:r w:rsidR="00394341">
          <w:rPr>
            <w:rFonts w:ascii="Times" w:hAnsi="Times"/>
            <w:bCs/>
          </w:rPr>
          <w:t>probabilistic</w:t>
        </w:r>
      </w:ins>
      <w:ins w:id="79" w:author="Eric Mercer" w:date="2012-05-16T10:50:00Z">
        <w:r w:rsidR="00394341">
          <w:rPr>
            <w:rFonts w:ascii="Times" w:hAnsi="Times"/>
            <w:bCs/>
          </w:rPr>
          <w:t xml:space="preserve"> </w:t>
        </w:r>
      </w:ins>
      <w:ins w:id="80" w:author="Eric Mercer" w:date="2012-05-16T10:51:00Z">
        <w:r w:rsidR="00394341">
          <w:rPr>
            <w:rFonts w:ascii="Times" w:hAnsi="Times"/>
            <w:bCs/>
          </w:rPr>
          <w:t>model</w:t>
        </w:r>
      </w:ins>
      <w:ins w:id="81" w:author="Eric Mercer" w:date="2012-05-16T10:52:00Z">
        <w:r w:rsidR="00394341">
          <w:rPr>
            <w:rFonts w:ascii="Times" w:hAnsi="Times"/>
            <w:bCs/>
          </w:rPr>
          <w:t xml:space="preserve"> that further abstracts details of individual agent states</w:t>
        </w:r>
      </w:ins>
      <w:ins w:id="82" w:author="Eric Mercer" w:date="2012-05-16T10:51:00Z">
        <w:r w:rsidR="00394341">
          <w:rPr>
            <w:rFonts w:ascii="Times" w:hAnsi="Times"/>
            <w:bCs/>
          </w:rPr>
          <w:t>.</w:t>
        </w:r>
      </w:ins>
    </w:p>
    <w:p w14:paraId="2B341C02" w14:textId="77777777" w:rsidR="00746461" w:rsidRDefault="00746461" w:rsidP="00320B7A">
      <w:pPr>
        <w:tabs>
          <w:tab w:val="left" w:pos="6120"/>
        </w:tabs>
        <w:rPr>
          <w:rFonts w:ascii="Times" w:hAnsi="Times"/>
          <w:bCs/>
        </w:rPr>
      </w:pPr>
    </w:p>
    <w:p w14:paraId="061956C3" w14:textId="152238DB" w:rsidR="0061417D" w:rsidRPr="0061417D" w:rsidRDefault="0061417D" w:rsidP="00320B7A">
      <w:pPr>
        <w:tabs>
          <w:tab w:val="left" w:pos="6120"/>
        </w:tabs>
        <w:rPr>
          <w:rFonts w:ascii="Times" w:hAnsi="Times"/>
          <w:b/>
          <w:bCs/>
        </w:rPr>
      </w:pPr>
      <w:r>
        <w:rPr>
          <w:rFonts w:ascii="Times" w:hAnsi="Times"/>
          <w:b/>
          <w:bCs/>
        </w:rPr>
        <w:t>3.2 A Model of Influence</w:t>
      </w:r>
    </w:p>
    <w:p w14:paraId="05940BD2" w14:textId="081A584A" w:rsidR="00394341" w:rsidRDefault="00B831D2" w:rsidP="00320B7A">
      <w:pPr>
        <w:tabs>
          <w:tab w:val="left" w:pos="6120"/>
        </w:tabs>
        <w:rPr>
          <w:ins w:id="83" w:author="Eric Mercer" w:date="2012-05-16T10:54:00Z"/>
          <w:rFonts w:ascii="Times" w:hAnsi="Times"/>
          <w:bCs/>
        </w:rPr>
      </w:pPr>
      <w:r>
        <w:rPr>
          <w:rFonts w:ascii="Times" w:hAnsi="Times"/>
          <w:bCs/>
        </w:rPr>
        <w:t>In the</w:t>
      </w:r>
      <w:ins w:id="84" w:author="Eric Mercer" w:date="2012-05-16T10:51:00Z">
        <w:r w:rsidR="00394341">
          <w:rPr>
            <w:rFonts w:ascii="Times" w:hAnsi="Times"/>
            <w:bCs/>
          </w:rPr>
          <w:t xml:space="preserve"> simplified </w:t>
        </w:r>
        <w:proofErr w:type="spellStart"/>
        <w:r w:rsidR="00394341">
          <w:rPr>
            <w:rFonts w:ascii="Times" w:hAnsi="Times"/>
            <w:bCs/>
          </w:rPr>
          <w:t>Couzin</w:t>
        </w:r>
        <w:proofErr w:type="spellEnd"/>
        <w:r w:rsidR="00394341">
          <w:rPr>
            <w:rFonts w:ascii="Times" w:hAnsi="Times"/>
            <w:bCs/>
          </w:rPr>
          <w:t xml:space="preserve"> model presented earlier</w:t>
        </w:r>
      </w:ins>
      <w:del w:id="85" w:author="Eric Mercer" w:date="2012-05-16T10:51:00Z">
        <w:r w:rsidDel="00394341">
          <w:rPr>
            <w:rFonts w:ascii="Times" w:hAnsi="Times"/>
            <w:bCs/>
          </w:rPr>
          <w:delText xml:space="preserve"> model above</w:delText>
        </w:r>
      </w:del>
      <w:r>
        <w:rPr>
          <w:rFonts w:ascii="Times" w:hAnsi="Times"/>
          <w:bCs/>
        </w:rPr>
        <w:t xml:space="preserve">, </w:t>
      </w:r>
      <w:del w:id="86" w:author="Eric Mercer" w:date="2012-05-16T10:50:00Z">
        <w:r w:rsidDel="00F64476">
          <w:rPr>
            <w:rFonts w:ascii="Times" w:hAnsi="Times"/>
            <w:bCs/>
          </w:rPr>
          <w:delText>there are</w:delText>
        </w:r>
      </w:del>
      <w:ins w:id="87" w:author="Eric Mercer" w:date="2012-05-16T10:50:00Z">
        <w:r w:rsidR="00F64476">
          <w:rPr>
            <w:rFonts w:ascii="Times" w:hAnsi="Times"/>
            <w:bCs/>
          </w:rPr>
          <w:t>we have observed</w:t>
        </w:r>
      </w:ins>
      <w:r>
        <w:rPr>
          <w:rFonts w:ascii="Times" w:hAnsi="Times"/>
          <w:bCs/>
        </w:rPr>
        <w:t xml:space="preserve"> two </w:t>
      </w:r>
      <w:ins w:id="88" w:author="Eric Mercer" w:date="2012-05-16T10:50:00Z">
        <w:r w:rsidR="00F64476">
          <w:rPr>
            <w:rFonts w:ascii="Times" w:hAnsi="Times"/>
            <w:bCs/>
          </w:rPr>
          <w:t xml:space="preserve">distinct and controllable </w:t>
        </w:r>
      </w:ins>
      <w:ins w:id="89" w:author="Eric Mercer" w:date="2012-05-16T10:49:00Z">
        <w:r w:rsidR="00F64476">
          <w:rPr>
            <w:rFonts w:ascii="Times" w:hAnsi="Times"/>
            <w:bCs/>
          </w:rPr>
          <w:t xml:space="preserve">abstract </w:t>
        </w:r>
      </w:ins>
      <w:del w:id="90" w:author="Eric Mercer" w:date="2012-05-16T10:50:00Z">
        <w:r w:rsidDel="00F64476">
          <w:rPr>
            <w:rFonts w:ascii="Times" w:hAnsi="Times"/>
            <w:bCs/>
          </w:rPr>
          <w:delText xml:space="preserve">group </w:delText>
        </w:r>
      </w:del>
      <w:r>
        <w:rPr>
          <w:rFonts w:ascii="Times" w:hAnsi="Times"/>
          <w:bCs/>
        </w:rPr>
        <w:t xml:space="preserve">states: flock and torus.  Each state </w:t>
      </w:r>
      <w:del w:id="91" w:author="Eric Mercer" w:date="2012-05-16T10:50:00Z">
        <w:r w:rsidDel="00F64476">
          <w:rPr>
            <w:rFonts w:ascii="Times" w:hAnsi="Times"/>
            <w:bCs/>
          </w:rPr>
          <w:delText xml:space="preserve">can </w:delText>
        </w:r>
      </w:del>
      <w:r>
        <w:rPr>
          <w:rFonts w:ascii="Times" w:hAnsi="Times"/>
          <w:bCs/>
        </w:rPr>
        <w:t>emerge</w:t>
      </w:r>
      <w:ins w:id="92" w:author="Eric Mercer" w:date="2012-05-16T10:50:00Z">
        <w:r w:rsidR="00F64476">
          <w:rPr>
            <w:rFonts w:ascii="Times" w:hAnsi="Times"/>
            <w:bCs/>
          </w:rPr>
          <w:t>s</w:t>
        </w:r>
      </w:ins>
      <w:r>
        <w:rPr>
          <w:rFonts w:ascii="Times" w:hAnsi="Times"/>
          <w:bCs/>
        </w:rPr>
        <w:t xml:space="preserve"> depending on initial conditions</w:t>
      </w:r>
      <w:ins w:id="93" w:author="Eric Mercer" w:date="2012-05-16T10:51:00Z">
        <w:r w:rsidR="00394341">
          <w:rPr>
            <w:rFonts w:ascii="Times" w:hAnsi="Times"/>
            <w:bCs/>
          </w:rPr>
          <w:t xml:space="preserve"> of agents</w:t>
        </w:r>
      </w:ins>
      <w:r>
        <w:rPr>
          <w:rFonts w:ascii="Times" w:hAnsi="Times"/>
          <w:bCs/>
        </w:rPr>
        <w:t>, and parameters can be selected so that each state is equally probable given a broad set of</w:t>
      </w:r>
      <w:ins w:id="94" w:author="Eric Mercer" w:date="2012-05-16T10:52:00Z">
        <w:r w:rsidR="00394341">
          <w:rPr>
            <w:rFonts w:ascii="Times" w:hAnsi="Times"/>
            <w:bCs/>
          </w:rPr>
          <w:t xml:space="preserve"> those</w:t>
        </w:r>
      </w:ins>
      <w:r>
        <w:rPr>
          <w:rFonts w:ascii="Times" w:hAnsi="Times"/>
          <w:bCs/>
        </w:rPr>
        <w:t xml:space="preserve"> initial conditions.  </w:t>
      </w:r>
      <w:ins w:id="95" w:author="Eric Mercer" w:date="2012-05-16T10:53:00Z">
        <w:r w:rsidR="00394341">
          <w:rPr>
            <w:rFonts w:ascii="Times" w:hAnsi="Times"/>
            <w:bCs/>
          </w:rPr>
          <w:t>We build a Markov Decision Process</w:t>
        </w:r>
      </w:ins>
      <w:ins w:id="96" w:author="Eric Mercer" w:date="2012-05-16T10:56:00Z">
        <w:r w:rsidR="00394341">
          <w:rPr>
            <w:rFonts w:ascii="Times" w:hAnsi="Times"/>
            <w:bCs/>
          </w:rPr>
          <w:t xml:space="preserve"> (MDP)</w:t>
        </w:r>
      </w:ins>
      <w:ins w:id="97" w:author="Eric Mercer" w:date="2012-05-16T10:53:00Z">
        <w:r w:rsidR="00394341">
          <w:rPr>
            <w:rFonts w:ascii="Times" w:hAnsi="Times"/>
            <w:bCs/>
          </w:rPr>
          <w:t xml:space="preserve"> over these two abstract states, and we build the model in such a way that individual agent states are implicitly, rather than explicitly, modeled. In other words, we no longer </w:t>
        </w:r>
      </w:ins>
      <w:ins w:id="98" w:author="Eric Mercer" w:date="2012-05-16T10:54:00Z">
        <w:r w:rsidR="00394341">
          <w:rPr>
            <w:rFonts w:ascii="Times" w:hAnsi="Times"/>
            <w:bCs/>
          </w:rPr>
          <w:t xml:space="preserve">directly </w:t>
        </w:r>
      </w:ins>
      <w:ins w:id="99" w:author="Eric Mercer" w:date="2012-05-16T10:53:00Z">
        <w:r w:rsidR="00394341">
          <w:rPr>
            <w:rFonts w:ascii="Times" w:hAnsi="Times"/>
            <w:bCs/>
          </w:rPr>
          <w:t xml:space="preserve">track, as in the </w:t>
        </w:r>
        <w:proofErr w:type="spellStart"/>
        <w:r w:rsidR="00394341">
          <w:rPr>
            <w:rFonts w:ascii="Times" w:hAnsi="Times"/>
            <w:bCs/>
          </w:rPr>
          <w:t>Couzin</w:t>
        </w:r>
        <w:proofErr w:type="spellEnd"/>
        <w:r w:rsidR="00394341">
          <w:rPr>
            <w:rFonts w:ascii="Times" w:hAnsi="Times"/>
            <w:bCs/>
          </w:rPr>
          <w:t xml:space="preserve"> based model, the underlying stoc</w:t>
        </w:r>
      </w:ins>
      <w:ins w:id="100" w:author="Eric Mercer" w:date="2012-05-16T10:54:00Z">
        <w:r w:rsidR="00394341">
          <w:rPr>
            <w:rFonts w:ascii="Times" w:hAnsi="Times"/>
            <w:bCs/>
          </w:rPr>
          <w:t xml:space="preserve">hastic system governing individual agent behavior, and we instead view agents as either participating in the collective state or note. </w:t>
        </w:r>
      </w:ins>
    </w:p>
    <w:p w14:paraId="698F02E9" w14:textId="77777777" w:rsidR="00394341" w:rsidRDefault="00394341" w:rsidP="00320B7A">
      <w:pPr>
        <w:tabs>
          <w:tab w:val="left" w:pos="6120"/>
        </w:tabs>
        <w:rPr>
          <w:ins w:id="101" w:author="Eric Mercer" w:date="2012-05-16T10:56:00Z"/>
          <w:rFonts w:ascii="Times" w:hAnsi="Times"/>
          <w:bCs/>
        </w:rPr>
      </w:pPr>
    </w:p>
    <w:p w14:paraId="7F9576D5" w14:textId="478A7E9F" w:rsidR="00B831D2" w:rsidRDefault="00394341" w:rsidP="00320B7A">
      <w:pPr>
        <w:tabs>
          <w:tab w:val="left" w:pos="6120"/>
        </w:tabs>
        <w:rPr>
          <w:rFonts w:ascii="Times" w:hAnsi="Times"/>
          <w:bCs/>
        </w:rPr>
      </w:pPr>
      <w:ins w:id="102" w:author="Eric Mercer" w:date="2012-05-16T10:56:00Z">
        <w:r>
          <w:rPr>
            <w:rFonts w:ascii="Times" w:hAnsi="Times"/>
            <w:bCs/>
          </w:rPr>
          <w:t>The state of the MDP is given by</w:t>
        </w:r>
      </w:ins>
      <w:ins w:id="103" w:author="Eric Mercer" w:date="2012-05-16T11:00:00Z">
        <w:r>
          <w:rPr>
            <w:rFonts w:ascii="Times" w:hAnsi="Times"/>
            <w:bCs/>
          </w:rPr>
          <w:t xml:space="preserve"> the tuple</w:t>
        </w:r>
      </w:ins>
      <w:ins w:id="104" w:author="Eric Mercer" w:date="2012-05-16T10:56:00Z">
        <w:r>
          <w:rPr>
            <w:rFonts w:ascii="Times" w:hAnsi="Times"/>
            <w:bCs/>
          </w:rPr>
          <w:t xml:space="preserve"> </w:t>
        </w:r>
      </w:ins>
      <w:ins w:id="105" w:author="Eric Mercer" w:date="2012-05-16T10:59:00Z">
        <m:oMath>
          <m:r>
            <w:rPr>
              <w:rFonts w:ascii="Cambria Math" w:hAnsi="Cambria Math"/>
            </w:rPr>
            <m:t>(S,M)</m:t>
          </m:r>
        </m:oMath>
      </w:ins>
      <w:ins w:id="106" w:author="Eric Mercer" w:date="2012-05-16T10:56:00Z">
        <w:r>
          <w:rPr>
            <w:rFonts w:ascii="Times" w:hAnsi="Times"/>
            <w:bCs/>
          </w:rPr>
          <w:t xml:space="preserve"> where </w:t>
        </w:r>
      </w:ins>
      <w:ins w:id="107" w:author="Eric Mercer" w:date="2012-05-16T11:00:00Z">
        <m:oMath>
          <m:r>
            <w:rPr>
              <w:rFonts w:ascii="Cambria Math" w:hAnsi="Cambria Math"/>
            </w:rPr>
            <m:t>S</m:t>
          </m:r>
          <m:r>
            <w:rPr>
              <w:rFonts w:ascii="Cambria Math" w:hAnsi="Cambria Math" w:hint="eastAsia"/>
            </w:rPr>
            <m:t>∈</m:t>
          </m:r>
          <m:r>
            <w:rPr>
              <w:rFonts w:ascii="Cambria Math" w:hAnsi="Cambria Math"/>
            </w:rPr>
            <m:t>{</m:t>
          </m:r>
          <m:r>
            <w:rPr>
              <w:rFonts w:ascii="Cambria Math" w:hAnsi="Cambria Math"/>
            </w:rPr>
            <m:t>F</m:t>
          </m:r>
          <m:r>
            <w:rPr>
              <w:rFonts w:ascii="Cambria Math" w:hAnsi="Cambria Math"/>
            </w:rPr>
            <m:t xml:space="preserve">, </m:t>
          </m:r>
          <m:r>
            <w:rPr>
              <w:rFonts w:ascii="Cambria Math" w:hAnsi="Cambria Math"/>
            </w:rPr>
            <m:t>T</m:t>
          </m:r>
          <m:r>
            <w:rPr>
              <w:rFonts w:ascii="Cambria Math" w:hAnsi="Cambria Math"/>
            </w:rPr>
            <m:t>}</m:t>
          </m:r>
        </m:oMath>
      </w:ins>
      <w:ins w:id="108" w:author="Eric Mercer" w:date="2012-05-16T10:56:00Z">
        <w:r>
          <w:rPr>
            <w:rFonts w:ascii="Times" w:hAnsi="Times"/>
            <w:bCs/>
          </w:rPr>
          <w:t xml:space="preserve"> and</w:t>
        </w:r>
      </w:ins>
      <w:ins w:id="109" w:author="Eric Mercer" w:date="2012-05-16T11:00:00Z">
        <w:r w:rsidR="00051359">
          <w:rPr>
            <w:rFonts w:ascii="Times" w:hAnsi="Times"/>
            <w:bCs/>
          </w:rPr>
          <w:t xml:space="preserve"> </w:t>
        </w:r>
      </w:ins>
      <w:ins w:id="110" w:author="Eric Mercer" w:date="2012-05-16T11:01:00Z">
        <m:oMath>
          <m:r>
            <w:rPr>
              <w:rFonts w:ascii="Cambria Math" w:hAnsi="Cambria Math"/>
            </w:rPr>
            <m:t>M</m:t>
          </m:r>
          <m:r>
            <w:rPr>
              <w:rFonts w:ascii="Cambria Math" w:hAnsi="Cambria Math" w:hint="eastAsia"/>
            </w:rPr>
            <m:t>∈</m:t>
          </m:r>
          <m:d>
            <m:dPr>
              <m:begChr m:val="{"/>
              <m:endChr m:val="|"/>
              <m:ctrlPr>
                <w:rPr>
                  <w:rFonts w:ascii="Cambria Math" w:hAnsi="Cambria Math"/>
                  <w:bCs/>
                  <w:i/>
                </w:rPr>
              </m:ctrlPr>
            </m:dPr>
            <m:e>
              <m:r>
                <w:rPr>
                  <w:rFonts w:ascii="Cambria Math" w:hAnsi="Cambria Math"/>
                </w:rPr>
                <m:t xml:space="preserve">n </m:t>
              </m:r>
            </m:e>
          </m:d>
          <m:r>
            <w:rPr>
              <w:rFonts w:ascii="Cambria Math" w:hAnsi="Cambria Math"/>
            </w:rPr>
            <m:t>n</m:t>
          </m:r>
          <m:r>
            <w:rPr>
              <w:rFonts w:ascii="Cambria Math" w:hAnsi="Cambria Math" w:hint="eastAsia"/>
            </w:rPr>
            <m:t>∈</m:t>
          </m:r>
          <m:r>
            <m:rPr>
              <m:scr m:val="double-struck"/>
            </m:rPr>
            <w:rPr>
              <w:rFonts w:ascii="Cambria Math" w:hAnsi="Cambria Math"/>
            </w:rPr>
            <m:t>N</m:t>
          </m:r>
          <m:r>
            <w:rPr>
              <w:rFonts w:ascii="Cambria Math" w:hAnsi="Cambria Math" w:hint="eastAsia"/>
            </w:rPr>
            <m:t>∧</m:t>
          </m:r>
          <m:r>
            <w:rPr>
              <w:rFonts w:ascii="Cambria Math" w:hAnsi="Cambria Math"/>
            </w:rPr>
            <m:t>0≥n</m:t>
          </m:r>
        </m:oMath>
      </w:ins>
      <w:ins w:id="111" w:author="Eric Mercer" w:date="2012-05-16T11:02:00Z">
        <m:oMath>
          <m:r>
            <w:rPr>
              <w:rFonts w:ascii="Cambria Math" w:hAnsi="Cambria Math"/>
            </w:rPr>
            <m:t>≤100}</m:t>
          </m:r>
        </m:oMath>
      </w:ins>
      <w:ins w:id="112" w:author="Eric Mercer" w:date="2012-05-16T10:56:00Z">
        <w:r>
          <w:rPr>
            <w:rFonts w:ascii="Times" w:hAnsi="Times"/>
            <w:bCs/>
          </w:rPr>
          <w:t xml:space="preserve">. </w:t>
        </w:r>
      </w:ins>
      <w:ins w:id="113" w:author="Eric Mercer" w:date="2012-05-16T11:02:00Z">
        <w:r w:rsidR="00051359">
          <w:rPr>
            <w:rFonts w:ascii="Times" w:hAnsi="Times"/>
            <w:bCs/>
          </w:rPr>
          <w:t xml:space="preserve">The variable </w:t>
        </w:r>
        <w:r w:rsidR="00051359" w:rsidRPr="00051359">
          <w:rPr>
            <w:rFonts w:ascii="Times" w:hAnsi="Times"/>
            <w:bCs/>
            <w:i/>
            <w:rPrChange w:id="114" w:author="Eric Mercer" w:date="2012-05-16T11:02:00Z">
              <w:rPr>
                <w:rFonts w:ascii="Times" w:hAnsi="Times"/>
                <w:bCs/>
              </w:rPr>
            </w:rPrChange>
          </w:rPr>
          <w:t>S</w:t>
        </w:r>
        <w:r w:rsidR="00051359">
          <w:rPr>
            <w:rFonts w:ascii="Times" w:hAnsi="Times"/>
            <w:bCs/>
          </w:rPr>
          <w:t xml:space="preserve"> </w:t>
        </w:r>
      </w:ins>
      <w:ins w:id="115" w:author="Eric Mercer" w:date="2012-05-16T11:05:00Z">
        <w:r w:rsidR="00E20B0A">
          <w:rPr>
            <w:rFonts w:ascii="Times" w:hAnsi="Times"/>
            <w:bCs/>
          </w:rPr>
          <w:t>indicates</w:t>
        </w:r>
      </w:ins>
      <w:ins w:id="116" w:author="Eric Mercer" w:date="2012-05-16T11:02:00Z">
        <w:r w:rsidR="00051359">
          <w:rPr>
            <w:rFonts w:ascii="Times" w:hAnsi="Times"/>
            <w:bCs/>
          </w:rPr>
          <w:t xml:space="preserve"> the abstract state </w:t>
        </w:r>
      </w:ins>
      <w:ins w:id="117" w:author="Eric Mercer" w:date="2012-05-16T11:05:00Z">
        <w:r w:rsidR="00E20B0A">
          <w:rPr>
            <w:rFonts w:ascii="Times" w:hAnsi="Times"/>
            <w:bCs/>
          </w:rPr>
          <w:t xml:space="preserve">of the collective and </w:t>
        </w:r>
      </w:ins>
      <w:ins w:id="118" w:author="Eric Mercer" w:date="2012-05-16T11:02:00Z">
        <w:r w:rsidR="00051359">
          <w:rPr>
            <w:rFonts w:ascii="Times" w:hAnsi="Times"/>
            <w:bCs/>
          </w:rPr>
          <w:t>is either flock (F) or torus (</w:t>
        </w:r>
        <w:r w:rsidR="00051359" w:rsidRPr="00051359">
          <w:rPr>
            <w:rFonts w:ascii="Times" w:hAnsi="Times"/>
            <w:bCs/>
            <w:i/>
            <w:rPrChange w:id="119" w:author="Eric Mercer" w:date="2012-05-16T11:02:00Z">
              <w:rPr>
                <w:rFonts w:ascii="Times" w:hAnsi="Times"/>
                <w:bCs/>
              </w:rPr>
            </w:rPrChange>
          </w:rPr>
          <w:t>T</w:t>
        </w:r>
        <w:r w:rsidR="00051359">
          <w:rPr>
            <w:rFonts w:ascii="Times" w:hAnsi="Times"/>
            <w:bCs/>
          </w:rPr>
          <w:t>).</w:t>
        </w:r>
      </w:ins>
      <w:ins w:id="120" w:author="Eric Mercer" w:date="2012-05-16T11:03:00Z">
        <w:r w:rsidR="00051359">
          <w:rPr>
            <w:rFonts w:ascii="Times" w:hAnsi="Times"/>
            <w:bCs/>
          </w:rPr>
          <w:t xml:space="preserve"> The variable </w:t>
        </w:r>
        <w:r w:rsidR="00E20B0A" w:rsidRPr="00E20B0A">
          <w:rPr>
            <w:rFonts w:ascii="Times" w:hAnsi="Times"/>
            <w:bCs/>
            <w:i/>
          </w:rPr>
          <w:t>M</w:t>
        </w:r>
        <w:r w:rsidR="00E20B0A">
          <w:rPr>
            <w:rFonts w:ascii="Times" w:hAnsi="Times"/>
            <w:bCs/>
          </w:rPr>
          <w:t xml:space="preserve"> is the number of agents adopting the behavior of a new abstract state. </w:t>
        </w:r>
      </w:ins>
      <w:ins w:id="121" w:author="Eric Mercer" w:date="2012-05-16T11:04:00Z">
        <w:r w:rsidR="00E20B0A">
          <w:rPr>
            <w:rFonts w:ascii="Times" w:hAnsi="Times"/>
            <w:bCs/>
          </w:rPr>
          <w:t xml:space="preserve">In this model, </w:t>
        </w:r>
        <w:r w:rsidR="00E20B0A" w:rsidRPr="00E20B0A">
          <w:rPr>
            <w:rFonts w:ascii="Times" w:hAnsi="Times"/>
            <w:bCs/>
            <w:i/>
            <w:rPrChange w:id="122" w:author="Eric Mercer" w:date="2012-05-16T11:04:00Z">
              <w:rPr>
                <w:rFonts w:ascii="Times" w:hAnsi="Times"/>
                <w:bCs/>
              </w:rPr>
            </w:rPrChange>
          </w:rPr>
          <w:t>M</w:t>
        </w:r>
        <w:r w:rsidR="00E20B0A">
          <w:rPr>
            <w:rFonts w:ascii="Times" w:hAnsi="Times"/>
            <w:bCs/>
          </w:rPr>
          <w:t xml:space="preserve"> is limited to 100 agents. </w:t>
        </w:r>
      </w:ins>
      <w:ins w:id="123" w:author="Eric Mercer" w:date="2012-05-16T11:03:00Z">
        <w:r w:rsidR="00E20B0A">
          <w:rPr>
            <w:rFonts w:ascii="Times" w:hAnsi="Times"/>
            <w:bCs/>
          </w:rPr>
          <w:t xml:space="preserve">Intuitively, the human influences some number </w:t>
        </w:r>
        <w:r w:rsidR="00E20B0A">
          <w:rPr>
            <w:rFonts w:ascii="Times" w:hAnsi="Times"/>
            <w:bCs/>
            <w:i/>
          </w:rPr>
          <w:t xml:space="preserve">M </w:t>
        </w:r>
        <w:r w:rsidR="00E20B0A">
          <w:rPr>
            <w:rFonts w:ascii="Times" w:hAnsi="Times"/>
            <w:bCs/>
          </w:rPr>
          <w:t xml:space="preserve">of </w:t>
        </w:r>
      </w:ins>
      <w:ins w:id="124" w:author="Eric Mercer" w:date="2012-05-16T11:04:00Z">
        <w:r w:rsidR="00E20B0A">
          <w:rPr>
            <w:rFonts w:ascii="Times" w:hAnsi="Times"/>
            <w:bCs/>
          </w:rPr>
          <w:t xml:space="preserve">agents, and over time, that number grows as </w:t>
        </w:r>
      </w:ins>
      <w:ins w:id="125" w:author="Eric Mercer" w:date="2012-05-16T11:05:00Z">
        <w:r w:rsidR="00E20B0A">
          <w:rPr>
            <w:rFonts w:ascii="Times" w:hAnsi="Times"/>
            <w:bCs/>
          </w:rPr>
          <w:t xml:space="preserve">that influences percolates </w:t>
        </w:r>
      </w:ins>
      <w:ins w:id="126" w:author="Eric Mercer" w:date="2012-05-16T11:04:00Z">
        <w:r w:rsidR="00E20B0A">
          <w:rPr>
            <w:rFonts w:ascii="Times" w:hAnsi="Times"/>
            <w:bCs/>
          </w:rPr>
          <w:t xml:space="preserve">until the collective emerges into the new desired abstract state. </w:t>
        </w:r>
      </w:ins>
      <w:ins w:id="127" w:author="Eric Mercer" w:date="2012-05-16T11:07:00Z">
        <w:r w:rsidR="00E20B0A">
          <w:rPr>
            <w:rFonts w:ascii="Times" w:hAnsi="Times"/>
            <w:bCs/>
          </w:rPr>
          <w:t xml:space="preserve">We will build the MDP incrementally starting with the abstract states </w:t>
        </w:r>
        <w:proofErr w:type="gramStart"/>
        <w:r w:rsidR="00E20B0A">
          <w:rPr>
            <w:rFonts w:ascii="Times" w:hAnsi="Times"/>
            <w:bCs/>
            <w:i/>
          </w:rPr>
          <w:t xml:space="preserve">S </w:t>
        </w:r>
        <w:r w:rsidR="00E20B0A">
          <w:rPr>
            <w:rFonts w:ascii="Times" w:hAnsi="Times"/>
            <w:bCs/>
          </w:rPr>
          <w:t>which</w:t>
        </w:r>
        <w:proofErr w:type="gramEnd"/>
        <w:r w:rsidR="00E20B0A">
          <w:rPr>
            <w:rFonts w:ascii="Times" w:hAnsi="Times"/>
            <w:bCs/>
          </w:rPr>
          <w:t xml:space="preserve"> are equally likely in the model:</w:t>
        </w:r>
      </w:ins>
      <w:del w:id="128" w:author="Eric Mercer" w:date="2012-05-16T11:07:00Z">
        <w:r w:rsidR="00B831D2" w:rsidRPr="00E20B0A" w:rsidDel="00E20B0A">
          <w:rPr>
            <w:rFonts w:ascii="Times" w:hAnsi="Times"/>
            <w:bCs/>
          </w:rPr>
          <w:delText>We</w:delText>
        </w:r>
        <w:r w:rsidR="00B831D2" w:rsidDel="00E20B0A">
          <w:rPr>
            <w:rFonts w:ascii="Times" w:hAnsi="Times"/>
            <w:bCs/>
          </w:rPr>
          <w:delText xml:space="preserve"> can model this as two-state probabilistic model with equal prior probabilities.  Thus, the initial model looks like the following.</w:delText>
        </w:r>
      </w:del>
    </w:p>
    <w:p w14:paraId="697337F6" w14:textId="272874CD" w:rsidR="00B831D2" w:rsidRDefault="00E20B0A" w:rsidP="00320B7A">
      <w:pPr>
        <w:tabs>
          <w:tab w:val="left" w:pos="6120"/>
        </w:tabs>
        <w:rPr>
          <w:rFonts w:ascii="Times" w:hAnsi="Times"/>
          <w:bCs/>
        </w:rPr>
      </w:pPr>
      <w:r>
        <w:rPr>
          <w:rFonts w:eastAsia="Times New Roman" w:cs="Times New Roman"/>
          <w:noProof/>
          <w:lang w:eastAsia="en-US"/>
        </w:rPr>
        <mc:AlternateContent>
          <mc:Choice Requires="wpg">
            <w:drawing>
              <wp:anchor distT="0" distB="0" distL="114300" distR="114300" simplePos="0" relativeHeight="251668480" behindDoc="0" locked="0" layoutInCell="1" allowOverlap="1" wp14:anchorId="258104BA" wp14:editId="4FFF870E">
                <wp:simplePos x="0" y="0"/>
                <wp:positionH relativeFrom="column">
                  <wp:posOffset>1080135</wp:posOffset>
                </wp:positionH>
                <wp:positionV relativeFrom="paragraph">
                  <wp:posOffset>215265</wp:posOffset>
                </wp:positionV>
                <wp:extent cx="3200400" cy="342900"/>
                <wp:effectExtent l="0" t="0" r="25400" b="38100"/>
                <wp:wrapTopAndBottom/>
                <wp:docPr id="7" name="Group 7"/>
                <wp:cNvGraphicFramePr/>
                <a:graphic xmlns:a="http://schemas.openxmlformats.org/drawingml/2006/main">
                  <a:graphicData uri="http://schemas.microsoft.com/office/word/2010/wordprocessingGroup">
                    <wpg:wgp>
                      <wpg:cNvGrpSpPr/>
                      <wpg:grpSpPr>
                        <a:xfrm>
                          <a:off x="0" y="0"/>
                          <a:ext cx="3200400" cy="342900"/>
                          <a:chOff x="228600" y="0"/>
                          <a:chExt cx="1600200" cy="342900"/>
                        </a:xfrm>
                      </wpg:grpSpPr>
                      <wps:wsp>
                        <wps:cNvPr id="2" name="Rounded Rectangle 2"/>
                        <wps:cNvSpPr/>
                        <wps:spPr>
                          <a:xfrm>
                            <a:off x="228600" y="0"/>
                            <a:ext cx="285750" cy="3429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C7FDCA3" w14:textId="3BE79B55" w:rsidR="00D058DA" w:rsidRDefault="00D058DA" w:rsidP="00E20B0A">
                              <w:pPr>
                                <w:jc w:val="center"/>
                                <w:pPrChange w:id="129" w:author="Eric Mercer" w:date="2012-05-16T11:09:00Z">
                                  <w:pPr/>
                                </w:pPrChange>
                              </w:pPr>
                              <w:ins w:id="130" w:author="Eric Mercer" w:date="2012-05-16T11:09:00Z">
                                <w:r>
                                  <w:t>(F</w:t>
                                </w:r>
                                <w:proofErr w:type="gramStart"/>
                                <w:r>
                                  <w:t>,0</w:t>
                                </w:r>
                                <w:proofErr w:type="gramEnd"/>
                                <w:r>
                                  <w:t>)</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ounded Rectangle 3"/>
                        <wps:cNvSpPr/>
                        <wps:spPr>
                          <a:xfrm>
                            <a:off x="1543050" y="0"/>
                            <a:ext cx="285750" cy="3429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1035F56F" w14:textId="29487850" w:rsidR="00D058DA" w:rsidRDefault="00D058DA" w:rsidP="00E20B0A">
                              <w:pPr>
                                <w:jc w:val="center"/>
                                <w:pPrChange w:id="131" w:author="Eric Mercer" w:date="2012-05-16T11:10:00Z">
                                  <w:pPr/>
                                </w:pPrChange>
                              </w:pPr>
                              <w:ins w:id="132" w:author="Eric Mercer" w:date="2012-05-16T11:10:00Z">
                                <w:r>
                                  <w:t>(T</w:t>
                                </w:r>
                                <w:proofErr w:type="gramStart"/>
                                <w:r>
                                  <w:t>,0</w:t>
                                </w:r>
                                <w:proofErr w:type="gramEnd"/>
                                <w:r>
                                  <w:t>)</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7" o:spid="_x0000_s1026" style="position:absolute;margin-left:85.05pt;margin-top:16.95pt;width:252pt;height:27pt;z-index:251668480;mso-width-relative:margin;mso-height-relative:margin" coordorigin="228600" coordsize="1600200,3429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">
                <v:roundrect id="Rounded Rectangle 2" o:spid="_x0000_s1027" style="position:absolute;left:228600;width:285750;height:3429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iMXQwgAA&#10;ANoAAAAPAAAAZHJzL2Rvd25yZXYueG1sRI9Ba8JAFITvgv9heUJvuqmUKqmrqBAotB6MPfT4yL4m&#10;odm3YfdVU3+9KxR6HGbmG2a1GVynzhRi69nA4ywDRVx523Jt4ONUTJegoiBb7DyTgV+KsFmPRyvM&#10;rb/wkc6l1CpBOOZooBHpc61j1ZDDOPM9cfK+fHAoSYZa24CXBHednmfZs3bYclposKd9Q9V3+eMM&#10;xKXeSXHw9P75JG/bxbUoORTGPEyG7QsooUH+w3/tV2tgDvcr6Qbo9Q0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yIxdDCAAAA2gAAAA8AAAAAAAAAAAAAAAAAlwIAAGRycy9kb3du&#10;cmV2LnhtbFBLBQYAAAAABAAEAPUAAACGAwAAAAA=&#10;" fillcolor="white [3201]" strokecolor="#4f81bd [3204]" strokeweight="2pt">
                  <v:textbox>
                    <w:txbxContent>
                      <w:p w14:paraId="6C7FDCA3" w14:textId="3BE79B55" w:rsidR="00D058DA" w:rsidRDefault="00D058DA" w:rsidP="00E20B0A">
                        <w:pPr>
                          <w:jc w:val="center"/>
                          <w:pPrChange w:id="133" w:author="Eric Mercer" w:date="2012-05-16T11:09:00Z">
                            <w:pPr/>
                          </w:pPrChange>
                        </w:pPr>
                        <w:ins w:id="134" w:author="Eric Mercer" w:date="2012-05-16T11:09:00Z">
                          <w:r>
                            <w:t>(F</w:t>
                          </w:r>
                          <w:proofErr w:type="gramStart"/>
                          <w:r>
                            <w:t>,0</w:t>
                          </w:r>
                          <w:proofErr w:type="gramEnd"/>
                          <w:r>
                            <w:t>)</w:t>
                          </w:r>
                        </w:ins>
                      </w:p>
                    </w:txbxContent>
                  </v:textbox>
                </v:roundrect>
                <v:roundrect id="Rounded Rectangle 3" o:spid="_x0000_s1028" style="position:absolute;left:1543050;width:285750;height:3429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xGBLwwAA&#10;ANoAAAAPAAAAZHJzL2Rvd25yZXYueG1sRI9Ba8JAFITvBf/D8gRvdaOWKqmraCEgtD0Ye+jxkX1N&#10;gtm3YfdVY399t1DocZiZb5j1dnCdulCIrWcDs2kGirjytuXawPupuF+BioJssfNMBm4UYbsZ3a0x&#10;t/7KR7qUUqsE4ZijgUakz7WOVUMO49T3xMn79MGhJBlqbQNeE9x1ep5lj9phy2mhwZ6eG6rO5Zcz&#10;EFd6L8Wbp9ePB3nZLb+LkkNhzGQ87J5ACQ3yH/5rH6yBBfxeSTdAb3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DxGBLwwAAANoAAAAPAAAAAAAAAAAAAAAAAJcCAABkcnMvZG93&#10;bnJldi54bWxQSwUGAAAAAAQABAD1AAAAhwMAAAAA&#10;" fillcolor="white [3201]" strokecolor="#4f81bd [3204]" strokeweight="2pt">
                  <v:textbox>
                    <w:txbxContent>
                      <w:p w14:paraId="1035F56F" w14:textId="29487850" w:rsidR="00D058DA" w:rsidRDefault="00D058DA" w:rsidP="00E20B0A">
                        <w:pPr>
                          <w:jc w:val="center"/>
                          <w:pPrChange w:id="135" w:author="Eric Mercer" w:date="2012-05-16T11:10:00Z">
                            <w:pPr/>
                          </w:pPrChange>
                        </w:pPr>
                        <w:ins w:id="136" w:author="Eric Mercer" w:date="2012-05-16T11:10:00Z">
                          <w:r>
                            <w:t>(T</w:t>
                          </w:r>
                          <w:proofErr w:type="gramStart"/>
                          <w:r>
                            <w:t>,0</w:t>
                          </w:r>
                          <w:proofErr w:type="gramEnd"/>
                          <w:r>
                            <w:t>)</w:t>
                          </w:r>
                        </w:ins>
                      </w:p>
                    </w:txbxContent>
                  </v:textbox>
                </v:roundrect>
                <w10:wrap type="topAndBottom"/>
              </v:group>
            </w:pict>
          </mc:Fallback>
        </mc:AlternateContent>
      </w:r>
      <w:del w:id="137" w:author="Eric Mercer" w:date="2012-05-16T11:09:00Z">
        <w:r w:rsidR="00E740FA" w:rsidDel="00E20B0A">
          <w:rPr>
            <w:rFonts w:eastAsia="Times New Roman" w:cs="Times New Roman"/>
            <w:noProof/>
            <w:lang w:eastAsia="en-US"/>
          </w:rPr>
          <w:drawing>
            <wp:inline distT="0" distB="0" distL="0" distR="0" wp14:anchorId="5500BBB2" wp14:editId="18ED0C2A">
              <wp:extent cx="5484608" cy="93250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PsApr12_2012.pdf"/>
                      <pic:cNvPicPr/>
                    </pic:nvPicPr>
                    <pic:blipFill rotWithShape="1">
                      <a:blip r:embed="rId16" cstate="print">
                        <a:extLst>
                          <a:ext uri="{28A0092B-C50C-407E-A947-70E740481C1C}">
                            <a14:useLocalDpi xmlns:a14="http://schemas.microsoft.com/office/drawing/2010/main"/>
                          </a:ext>
                        </a:extLst>
                      </a:blip>
                      <a:srcRect t="60063" b="26799"/>
                      <a:stretch/>
                    </pic:blipFill>
                    <pic:spPr bwMode="auto">
                      <a:xfrm>
                        <a:off x="0" y="0"/>
                        <a:ext cx="5486400" cy="932812"/>
                      </a:xfrm>
                      <a:prstGeom prst="rect">
                        <a:avLst/>
                      </a:prstGeom>
                      <a:ln>
                        <a:noFill/>
                      </a:ln>
                      <a:extLst>
                        <a:ext uri="{53640926-AAD7-44d8-BBD7-CCE9431645EC}">
                          <a14:shadowObscured xmlns:a14="http://schemas.microsoft.com/office/drawing/2010/main"/>
                        </a:ext>
                      </a:extLst>
                    </pic:spPr>
                  </pic:pic>
                </a:graphicData>
              </a:graphic>
            </wp:inline>
          </w:drawing>
        </w:r>
      </w:del>
    </w:p>
    <w:p w14:paraId="0F21B3AC" w14:textId="77777777" w:rsidR="00E740FA" w:rsidRDefault="00E740FA" w:rsidP="00320B7A">
      <w:pPr>
        <w:tabs>
          <w:tab w:val="left" w:pos="6120"/>
        </w:tabs>
        <w:rPr>
          <w:rFonts w:ascii="Times" w:hAnsi="Times"/>
          <w:bCs/>
        </w:rPr>
      </w:pPr>
    </w:p>
    <w:p w14:paraId="1AF67C8B" w14:textId="6524EB4D" w:rsidR="00E740FA" w:rsidRDefault="00B831D2" w:rsidP="00320B7A">
      <w:pPr>
        <w:tabs>
          <w:tab w:val="left" w:pos="6120"/>
        </w:tabs>
        <w:rPr>
          <w:rFonts w:ascii="Times" w:hAnsi="Times"/>
          <w:bCs/>
        </w:rPr>
      </w:pPr>
      <w:r>
        <w:rPr>
          <w:rFonts w:ascii="Times" w:hAnsi="Times"/>
          <w:bCs/>
        </w:rPr>
        <w:t xml:space="preserve">It is possible to cause the agents to change from one state to another by controlling the number of agents in the collective who are informed about the location of some desired object.  </w:t>
      </w:r>
      <w:r w:rsidR="00292475">
        <w:rPr>
          <w:rFonts w:ascii="Times" w:hAnsi="Times"/>
          <w:bCs/>
        </w:rPr>
        <w:t>This is done as follows.</w:t>
      </w:r>
    </w:p>
    <w:p w14:paraId="313BFB50" w14:textId="77777777" w:rsidR="00292475" w:rsidRDefault="00292475" w:rsidP="00320B7A">
      <w:pPr>
        <w:tabs>
          <w:tab w:val="left" w:pos="6120"/>
        </w:tabs>
        <w:rPr>
          <w:rFonts w:ascii="Times" w:hAnsi="Times"/>
          <w:bCs/>
        </w:rPr>
      </w:pPr>
    </w:p>
    <w:p w14:paraId="123EEEDF" w14:textId="4850C802" w:rsidR="001921B9" w:rsidRPr="001921B9" w:rsidRDefault="001921B9" w:rsidP="001921B9">
      <w:pPr>
        <w:widowControl w:val="0"/>
        <w:autoSpaceDE w:val="0"/>
        <w:autoSpaceDN w:val="0"/>
        <w:adjustRightInd w:val="0"/>
        <w:rPr>
          <w:rFonts w:ascii="Times New Roman" w:hAnsi="Times New Roman" w:cs="Times New Roman"/>
        </w:rPr>
      </w:pPr>
      <w:r w:rsidRPr="001921B9">
        <w:rPr>
          <w:rFonts w:ascii="Times New Roman" w:hAnsi="Times New Roman" w:cs="Times New Roman"/>
        </w:rPr>
        <w:t xml:space="preserve">A </w:t>
      </w:r>
      <w:r w:rsidRPr="001921B9">
        <w:rPr>
          <w:rFonts w:ascii="Times New Roman" w:hAnsi="Times New Roman" w:cs="Times New Roman"/>
          <w:i/>
        </w:rPr>
        <w:t>stakeholder</w:t>
      </w:r>
      <w:r w:rsidRPr="001921B9">
        <w:rPr>
          <w:rFonts w:ascii="Times New Roman" w:hAnsi="Times New Roman" w:cs="Times New Roman"/>
        </w:rPr>
        <w:t xml:space="preserve"> is an agent that is influenced by the group and also influenced by its interaction with a human operator. In [3], </w:t>
      </w:r>
      <w:proofErr w:type="spellStart"/>
      <w:r w:rsidRPr="001921B9">
        <w:rPr>
          <w:rFonts w:ascii="Times New Roman" w:hAnsi="Times New Roman" w:cs="Times New Roman"/>
        </w:rPr>
        <w:t>Couzin</w:t>
      </w:r>
      <w:proofErr w:type="spellEnd"/>
      <w:r w:rsidRPr="001921B9">
        <w:rPr>
          <w:rFonts w:ascii="Times New Roman" w:hAnsi="Times New Roman" w:cs="Times New Roman"/>
        </w:rPr>
        <w:t xml:space="preserve"> showed how a limited number of stakeholders </w:t>
      </w:r>
      <w:del w:id="138" w:author="Eric Mercer" w:date="2012-05-16T11:11:00Z">
        <w:r w:rsidRPr="001921B9" w:rsidDel="001F0EA0">
          <w:rPr>
            <w:rFonts w:ascii="Times New Roman" w:hAnsi="Times New Roman" w:cs="Times New Roman"/>
          </w:rPr>
          <w:delText xml:space="preserve">can be used to </w:delText>
        </w:r>
      </w:del>
      <w:r w:rsidRPr="001921B9">
        <w:rPr>
          <w:rFonts w:ascii="Times New Roman" w:hAnsi="Times New Roman" w:cs="Times New Roman"/>
        </w:rPr>
        <w:t xml:space="preserve">influence the behavior of a flock. In </w:t>
      </w:r>
      <w:r>
        <w:rPr>
          <w:rFonts w:ascii="Times New Roman" w:hAnsi="Times New Roman" w:cs="Times New Roman"/>
        </w:rPr>
        <w:t xml:space="preserve">other </w:t>
      </w:r>
      <w:ins w:id="139" w:author="Eric Mercer" w:date="2012-05-16T11:12:00Z">
        <w:r w:rsidR="001F0EA0">
          <w:rPr>
            <w:rFonts w:ascii="Times New Roman" w:hAnsi="Times New Roman" w:cs="Times New Roman"/>
          </w:rPr>
          <w:t xml:space="preserve">prior </w:t>
        </w:r>
      </w:ins>
      <w:r>
        <w:rPr>
          <w:rFonts w:ascii="Times New Roman" w:hAnsi="Times New Roman" w:cs="Times New Roman"/>
        </w:rPr>
        <w:t>work, we have shown</w:t>
      </w:r>
      <w:r w:rsidRPr="001921B9">
        <w:rPr>
          <w:rFonts w:ascii="Times New Roman" w:hAnsi="Times New Roman" w:cs="Times New Roman"/>
        </w:rPr>
        <w:t xml:space="preserve"> that not only can stakeholders allow a human to control the direction of a flock, but that stakeholders can also be used to control a torus and dynamically switch between attractors. </w:t>
      </w:r>
    </w:p>
    <w:p w14:paraId="16F83B03" w14:textId="77777777" w:rsidR="001921B9" w:rsidRDefault="001921B9" w:rsidP="001921B9">
      <w:pPr>
        <w:widowControl w:val="0"/>
        <w:autoSpaceDE w:val="0"/>
        <w:autoSpaceDN w:val="0"/>
        <w:adjustRightInd w:val="0"/>
        <w:rPr>
          <w:rFonts w:ascii="Times New Roman" w:hAnsi="Times New Roman" w:cs="Times New Roman"/>
        </w:rPr>
      </w:pPr>
    </w:p>
    <w:p w14:paraId="5463CE80" w14:textId="688F0DDE" w:rsidR="00292475" w:rsidRPr="006A2C0C" w:rsidRDefault="001921B9" w:rsidP="006A2C0C">
      <w:pPr>
        <w:widowControl w:val="0"/>
        <w:autoSpaceDE w:val="0"/>
        <w:autoSpaceDN w:val="0"/>
        <w:adjustRightInd w:val="0"/>
        <w:rPr>
          <w:rFonts w:ascii="Times New Roman" w:hAnsi="Times New Roman" w:cs="Times New Roman"/>
        </w:rPr>
      </w:pPr>
      <w:r>
        <w:rPr>
          <w:rFonts w:ascii="Times New Roman" w:hAnsi="Times New Roman" w:cs="Times New Roman"/>
        </w:rPr>
        <w:t xml:space="preserve">Recall that </w:t>
      </w:r>
      <w:r w:rsidRPr="001921B9">
        <w:rPr>
          <w:rFonts w:ascii="Times New Roman" w:hAnsi="Times New Roman" w:cs="Times New Roman"/>
          <w:i/>
        </w:rPr>
        <w:t>N</w:t>
      </w:r>
      <w:r>
        <w:rPr>
          <w:rFonts w:ascii="Times New Roman" w:hAnsi="Times New Roman" w:cs="Times New Roman"/>
          <w:i/>
        </w:rPr>
        <w:t xml:space="preserve"> </w:t>
      </w:r>
      <w:r>
        <w:rPr>
          <w:rFonts w:ascii="Times New Roman" w:hAnsi="Times New Roman" w:cs="Times New Roman"/>
        </w:rPr>
        <w:t>represents the number of agents in the collective.  We</w:t>
      </w:r>
      <w:r w:rsidRPr="001921B9">
        <w:rPr>
          <w:rFonts w:ascii="Times New Roman" w:hAnsi="Times New Roman" w:cs="Times New Roman"/>
        </w:rPr>
        <w:t xml:space="preserve"> assume</w:t>
      </w:r>
      <w:r>
        <w:rPr>
          <w:rFonts w:ascii="Times New Roman" w:hAnsi="Times New Roman" w:cs="Times New Roman"/>
        </w:rPr>
        <w:t xml:space="preserve"> </w:t>
      </w:r>
      <w:r w:rsidRPr="001921B9">
        <w:rPr>
          <w:rFonts w:ascii="Times New Roman" w:hAnsi="Times New Roman" w:cs="Times New Roman"/>
        </w:rPr>
        <w:t>that the human operator can broadcast a desired location to</w:t>
      </w:r>
      <w:r>
        <w:rPr>
          <w:rFonts w:ascii="Times New Roman" w:hAnsi="Times New Roman" w:cs="Times New Roman"/>
        </w:rPr>
        <w:t xml:space="preserve"> </w:t>
      </w:r>
      <w:r>
        <w:rPr>
          <w:rFonts w:ascii="Times New Roman" w:hAnsi="Times New Roman" w:cs="Times New Roman"/>
          <w:i/>
        </w:rPr>
        <w:t xml:space="preserve">M </w:t>
      </w:r>
      <w:r w:rsidRPr="00794B15">
        <w:rPr>
          <w:rFonts w:ascii="Times New Roman" w:hAnsi="Times New Roman" w:cs="Times New Roman"/>
          <w:i/>
        </w:rPr>
        <w:t>&lt; N</w:t>
      </w:r>
      <w:r>
        <w:rPr>
          <w:rFonts w:ascii="Times New Roman" w:hAnsi="Times New Roman" w:cs="Times New Roman"/>
        </w:rPr>
        <w:t xml:space="preserve"> </w:t>
      </w:r>
      <w:r w:rsidRPr="001921B9">
        <w:rPr>
          <w:rFonts w:ascii="Times New Roman" w:hAnsi="Times New Roman" w:cs="Times New Roman"/>
        </w:rPr>
        <w:t>stakeholder agents. By broadcasting a reference input</w:t>
      </w:r>
      <w:r>
        <w:rPr>
          <w:rFonts w:ascii="Times New Roman" w:hAnsi="Times New Roman" w:cs="Times New Roman"/>
        </w:rPr>
        <w:t xml:space="preserve"> </w:t>
      </w:r>
      <w:r w:rsidRPr="001921B9">
        <w:rPr>
          <w:rFonts w:ascii="Times New Roman" w:hAnsi="Times New Roman" w:cs="Times New Roman"/>
        </w:rPr>
        <w:t>to a limited number of agents a human may influence the</w:t>
      </w:r>
      <w:r w:rsidR="006A2C0C">
        <w:rPr>
          <w:rFonts w:ascii="Times New Roman" w:hAnsi="Times New Roman" w:cs="Times New Roman"/>
        </w:rPr>
        <w:t xml:space="preserve"> </w:t>
      </w:r>
      <w:r w:rsidRPr="001921B9">
        <w:rPr>
          <w:rFonts w:ascii="Times New Roman" w:hAnsi="Times New Roman" w:cs="Times New Roman"/>
        </w:rPr>
        <w:t>movement of the swarm and even cause the group to switch</w:t>
      </w:r>
      <w:r w:rsidR="006A2C0C">
        <w:rPr>
          <w:rFonts w:ascii="Times New Roman" w:hAnsi="Times New Roman" w:cs="Times New Roman"/>
        </w:rPr>
        <w:t xml:space="preserve"> </w:t>
      </w:r>
      <w:r w:rsidRPr="001921B9">
        <w:rPr>
          <w:rFonts w:ascii="Times New Roman" w:hAnsi="Times New Roman" w:cs="Times New Roman"/>
        </w:rPr>
        <w:t>attractors.</w:t>
      </w:r>
    </w:p>
    <w:p w14:paraId="359360A7" w14:textId="25858A91" w:rsidR="00B831D2" w:rsidRDefault="00B831D2" w:rsidP="00320B7A">
      <w:pPr>
        <w:tabs>
          <w:tab w:val="left" w:pos="6120"/>
        </w:tabs>
        <w:rPr>
          <w:rFonts w:ascii="Times" w:hAnsi="Times"/>
          <w:bCs/>
        </w:rPr>
      </w:pPr>
    </w:p>
    <w:p w14:paraId="5F530EC8" w14:textId="75BA3D0C" w:rsidR="00C91D07" w:rsidRPr="00794B15" w:rsidRDefault="00C91D07" w:rsidP="00C91D07">
      <w:pPr>
        <w:widowControl w:val="0"/>
        <w:autoSpaceDE w:val="0"/>
        <w:autoSpaceDN w:val="0"/>
        <w:adjustRightInd w:val="0"/>
        <w:rPr>
          <w:rFonts w:ascii="Times New Roman" w:hAnsi="Times New Roman" w:cs="Times New Roman"/>
        </w:rPr>
      </w:pPr>
      <w:r w:rsidRPr="00794B15">
        <w:rPr>
          <w:rFonts w:ascii="Times New Roman" w:hAnsi="Times New Roman" w:cs="Times New Roman"/>
        </w:rPr>
        <w:t xml:space="preserve">A stakeholder has dynamics and control inputs just like every other agent.  The difference is that the control input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oMath>
      <w:r w:rsidRPr="00794B15">
        <w:rPr>
          <w:rFonts w:ascii="Times New Roman" w:hAnsi="Times New Roman" w:cs="Times New Roman"/>
        </w:rPr>
        <w:t xml:space="preserve"> is modified to allow a human operator to influence the stakeholder’s behavior. This influence is added into the stakeholder attraction dynamics through a weighted sum as follows:</w:t>
      </w:r>
    </w:p>
    <w:p w14:paraId="1A7D0967" w14:textId="0E4A00CD" w:rsidR="00C91D07" w:rsidRPr="00794B15" w:rsidRDefault="00F03387" w:rsidP="00C91D07">
      <w:pPr>
        <w:widowControl w:val="0"/>
        <w:autoSpaceDE w:val="0"/>
        <w:autoSpaceDN w:val="0"/>
        <w:adjustRightInd w:val="0"/>
        <w:rPr>
          <w:rFonts w:ascii="Times New Roman" w:hAnsi="Times New Roman" w:cs="Times New Roman"/>
          <w:b/>
          <w:bCs/>
        </w:rPr>
      </w:pPr>
      <m:oMathPara>
        <m:oMath>
          <m:sSubSup>
            <m:sSubSupPr>
              <m:ctrlPr>
                <w:rPr>
                  <w:rFonts w:ascii="Cambria Math" w:hAnsi="Cambria Math" w:cs="Times New Roman"/>
                  <w:bCs/>
                  <w:i/>
                </w:rPr>
              </m:ctrlPr>
            </m:sSubSupPr>
            <m:e>
              <m:r>
                <w:rPr>
                  <w:rFonts w:ascii="Cambria Math" w:hAnsi="Cambria Math" w:cs="Times New Roman"/>
                </w:rPr>
                <m:t>u</m:t>
              </m:r>
            </m:e>
            <m:sub>
              <m:r>
                <w:rPr>
                  <w:rFonts w:ascii="Cambria Math" w:hAnsi="Cambria Math" w:cs="Times New Roman"/>
                </w:rPr>
                <m:t>i</m:t>
              </m:r>
            </m:sub>
            <m:sup>
              <m:r>
                <w:rPr>
                  <w:rFonts w:ascii="Cambria Math" w:hAnsi="Cambria Math" w:cs="Times New Roman"/>
                </w:rPr>
                <m:t>sa</m:t>
              </m:r>
            </m:sup>
          </m:sSubSup>
          <m:r>
            <w:rPr>
              <w:rFonts w:ascii="Cambria Math" w:hAnsi="Cambria Math" w:cs="Times New Roman"/>
            </w:rPr>
            <m:t xml:space="preserve">= </m:t>
          </m:r>
          <m:f>
            <m:fPr>
              <m:ctrlPr>
                <w:rPr>
                  <w:rFonts w:ascii="Cambria Math" w:hAnsi="Cambria Math" w:cs="Times New Roman"/>
                  <w:bCs/>
                  <w:i/>
                </w:rPr>
              </m:ctrlPr>
            </m:fPr>
            <m:num>
              <m:r>
                <w:rPr>
                  <w:rFonts w:ascii="Cambria Math" w:hAnsi="Cambria Math" w:cs="Times New Roman"/>
                </w:rPr>
                <m:t>ρ</m:t>
              </m:r>
              <m:sSub>
                <m:sSubPr>
                  <m:ctrlPr>
                    <w:rPr>
                      <w:rFonts w:ascii="Cambria Math" w:hAnsi="Cambria Math" w:cs="Times New Roman"/>
                      <w:bCs/>
                      <w:i/>
                    </w:rPr>
                  </m:ctrlPr>
                </m:sSubPr>
                <m:e>
                  <m:acc>
                    <m:accPr>
                      <m:ctrlPr>
                        <w:rPr>
                          <w:rFonts w:ascii="Cambria Math" w:hAnsi="Cambria Math" w:cs="Times New Roman"/>
                          <w:bCs/>
                          <w:i/>
                        </w:rPr>
                      </m:ctrlPr>
                    </m:accPr>
                    <m:e>
                      <m:r>
                        <w:rPr>
                          <w:rFonts w:ascii="Cambria Math" w:hAnsi="Cambria Math" w:cs="Times New Roman"/>
                        </w:rPr>
                        <m:t>q</m:t>
                      </m:r>
                    </m:e>
                  </m:acc>
                </m:e>
                <m:sub>
                  <m:r>
                    <w:rPr>
                      <w:rFonts w:ascii="Cambria Math" w:hAnsi="Cambria Math" w:cs="Times New Roman"/>
                    </w:rPr>
                    <m:t>i</m:t>
                  </m:r>
                </m:sub>
              </m:sSub>
              <m:r>
                <w:rPr>
                  <w:rFonts w:ascii="Cambria Math" w:hAnsi="Cambria Math" w:cs="Times New Roman"/>
                </w:rPr>
                <m:t>+</m:t>
              </m:r>
              <m:d>
                <m:dPr>
                  <m:ctrlPr>
                    <w:rPr>
                      <w:rFonts w:ascii="Cambria Math" w:hAnsi="Cambria Math" w:cs="Times New Roman"/>
                      <w:bCs/>
                      <w:i/>
                    </w:rPr>
                  </m:ctrlPr>
                </m:dPr>
                <m:e>
                  <m:r>
                    <w:rPr>
                      <w:rFonts w:ascii="Cambria Math" w:hAnsi="Cambria Math" w:cs="Times New Roman"/>
                    </w:rPr>
                    <m:t>1-ρ</m:t>
                  </m:r>
                </m:e>
              </m:d>
              <m:sSubSup>
                <m:sSubSupPr>
                  <m:ctrlPr>
                    <w:rPr>
                      <w:rFonts w:ascii="Cambria Math" w:hAnsi="Cambria Math" w:cs="Times New Roman"/>
                      <w:bCs/>
                      <w:i/>
                    </w:rPr>
                  </m:ctrlPr>
                </m:sSubSupPr>
                <m:e>
                  <m:r>
                    <w:rPr>
                      <w:rFonts w:ascii="Cambria Math" w:hAnsi="Cambria Math" w:cs="Times New Roman"/>
                    </w:rPr>
                    <m:t>u</m:t>
                  </m:r>
                </m:e>
                <m:sub>
                  <m:r>
                    <w:rPr>
                      <w:rFonts w:ascii="Cambria Math" w:hAnsi="Cambria Math" w:cs="Times New Roman"/>
                    </w:rPr>
                    <m:t>i</m:t>
                  </m:r>
                </m:sub>
                <m:sup>
                  <m:r>
                    <w:rPr>
                      <w:rFonts w:ascii="Cambria Math" w:hAnsi="Cambria Math" w:cs="Times New Roman"/>
                    </w:rPr>
                    <m:t>a</m:t>
                  </m:r>
                </m:sup>
              </m:sSubSup>
            </m:num>
            <m:den>
              <m:r>
                <w:rPr>
                  <w:rFonts w:ascii="Cambria Math" w:hAnsi="Cambria Math" w:cs="Times New Roman" w:hint="eastAsia"/>
                </w:rPr>
                <m:t>∥</m:t>
              </m:r>
              <m:r>
                <w:rPr>
                  <w:rFonts w:ascii="Cambria Math" w:hAnsi="Cambria Math" w:cs="Times New Roman"/>
                </w:rPr>
                <m:t>ρ</m:t>
              </m:r>
              <m:sSub>
                <m:sSubPr>
                  <m:ctrlPr>
                    <w:rPr>
                      <w:rFonts w:ascii="Cambria Math" w:hAnsi="Cambria Math" w:cs="Times New Roman"/>
                      <w:bCs/>
                      <w:i/>
                    </w:rPr>
                  </m:ctrlPr>
                </m:sSubPr>
                <m:e>
                  <m:acc>
                    <m:accPr>
                      <m:ctrlPr>
                        <w:rPr>
                          <w:rFonts w:ascii="Cambria Math" w:hAnsi="Cambria Math" w:cs="Times New Roman"/>
                          <w:bCs/>
                          <w:i/>
                        </w:rPr>
                      </m:ctrlPr>
                    </m:accPr>
                    <m:e>
                      <m:r>
                        <w:rPr>
                          <w:rFonts w:ascii="Cambria Math" w:hAnsi="Cambria Math" w:cs="Times New Roman"/>
                        </w:rPr>
                        <m:t>q</m:t>
                      </m:r>
                    </m:e>
                  </m:acc>
                </m:e>
                <m:sub>
                  <m:r>
                    <w:rPr>
                      <w:rFonts w:ascii="Cambria Math" w:hAnsi="Cambria Math" w:cs="Times New Roman"/>
                    </w:rPr>
                    <m:t>i</m:t>
                  </m:r>
                </m:sub>
              </m:sSub>
              <m:r>
                <w:rPr>
                  <w:rFonts w:ascii="Cambria Math" w:hAnsi="Cambria Math" w:cs="Times New Roman"/>
                </w:rPr>
                <m:t>+</m:t>
              </m:r>
              <m:d>
                <m:dPr>
                  <m:ctrlPr>
                    <w:rPr>
                      <w:rFonts w:ascii="Cambria Math" w:hAnsi="Cambria Math" w:cs="Times New Roman"/>
                      <w:bCs/>
                      <w:i/>
                    </w:rPr>
                  </m:ctrlPr>
                </m:dPr>
                <m:e>
                  <m:r>
                    <w:rPr>
                      <w:rFonts w:ascii="Cambria Math" w:hAnsi="Cambria Math" w:cs="Times New Roman"/>
                    </w:rPr>
                    <m:t>1-ρ</m:t>
                  </m:r>
                </m:e>
              </m:d>
              <m:sSubSup>
                <m:sSubSupPr>
                  <m:ctrlPr>
                    <w:rPr>
                      <w:rFonts w:ascii="Cambria Math" w:hAnsi="Cambria Math" w:cs="Times New Roman"/>
                      <w:bCs/>
                      <w:i/>
                    </w:rPr>
                  </m:ctrlPr>
                </m:sSubSupPr>
                <m:e>
                  <m:r>
                    <w:rPr>
                      <w:rFonts w:ascii="Cambria Math" w:hAnsi="Cambria Math" w:cs="Times New Roman"/>
                    </w:rPr>
                    <m:t>u</m:t>
                  </m:r>
                </m:e>
                <m:sub>
                  <m:r>
                    <w:rPr>
                      <w:rFonts w:ascii="Cambria Math" w:hAnsi="Cambria Math" w:cs="Times New Roman"/>
                    </w:rPr>
                    <m:t>i</m:t>
                  </m:r>
                </m:sub>
                <m:sup>
                  <m:r>
                    <w:rPr>
                      <w:rFonts w:ascii="Cambria Math" w:hAnsi="Cambria Math" w:cs="Times New Roman"/>
                    </w:rPr>
                    <m:t>a</m:t>
                  </m:r>
                </m:sup>
              </m:sSubSup>
              <m:r>
                <w:rPr>
                  <w:rFonts w:ascii="Cambria Math" w:hAnsi="Cambria Math" w:cs="Times New Roman" w:hint="eastAsia"/>
                </w:rPr>
                <m:t>∥</m:t>
              </m:r>
            </m:den>
          </m:f>
        </m:oMath>
      </m:oMathPara>
    </w:p>
    <w:p w14:paraId="04C4F677" w14:textId="77777777" w:rsidR="00C91D07" w:rsidRPr="00794B15" w:rsidRDefault="00C91D07" w:rsidP="00C91D07">
      <w:pPr>
        <w:widowControl w:val="0"/>
        <w:autoSpaceDE w:val="0"/>
        <w:autoSpaceDN w:val="0"/>
        <w:adjustRightInd w:val="0"/>
        <w:rPr>
          <w:rFonts w:ascii="Times New Roman" w:hAnsi="Times New Roman" w:cs="Times New Roman"/>
          <w:b/>
          <w:bCs/>
        </w:rPr>
      </w:pPr>
    </w:p>
    <w:p w14:paraId="4CEB9218" w14:textId="12BC9F7A" w:rsidR="00C91D07" w:rsidRPr="00794B15" w:rsidRDefault="00C91D07" w:rsidP="00C91D07">
      <w:pPr>
        <w:widowControl w:val="0"/>
        <w:autoSpaceDE w:val="0"/>
        <w:autoSpaceDN w:val="0"/>
        <w:adjustRightInd w:val="0"/>
        <w:rPr>
          <w:rFonts w:ascii="Times New Roman" w:hAnsi="Times New Roman" w:cs="Times New Roman"/>
        </w:rPr>
      </w:pPr>
      <w:r w:rsidRPr="00794B15">
        <w:rPr>
          <w:rFonts w:ascii="Times New Roman" w:hAnsi="Times New Roman" w:cs="Times New Roman"/>
        </w:rPr>
        <w:t xml:space="preserve">where </w:t>
      </w:r>
      <m:oMath>
        <m:acc>
          <m:accPr>
            <m:ctrlPr>
              <w:ins w:id="140" w:author="Michael Goodrich" w:date="2012-04-18T21:17:00Z">
                <w:rPr>
                  <w:rFonts w:ascii="Cambria Math" w:hAnsi="Cambria Math" w:cs="Times New Roman"/>
                  <w:i/>
                </w:rPr>
              </w:ins>
            </m:ctrlPr>
          </m:accPr>
          <m:e>
            <m:r>
              <w:rPr>
                <w:rFonts w:ascii="Cambria Math" w:hAnsi="Cambria Math" w:cs="Times New Roman"/>
              </w:rPr>
              <m:t>q</m:t>
            </m:r>
          </m:e>
        </m:acc>
        <m:r>
          <w:rPr>
            <w:rFonts w:ascii="Cambria Math" w:hAnsi="Cambria Math" w:cs="Times New Roman" w:hint="eastAsia"/>
          </w:rPr>
          <m:t>∈</m:t>
        </m:r>
        <m:sSup>
          <m:sSupPr>
            <m:ctrlPr>
              <w:rPr>
                <w:rFonts w:ascii="Cambria Math" w:hAnsi="Cambria Math" w:cs="Times New Roman"/>
                <w:i/>
              </w:rPr>
            </m:ctrlPr>
          </m:sSupPr>
          <m:e>
            <m:r>
              <m:rPr>
                <m:scr m:val="fraktur"/>
              </m:rPr>
              <w:rPr>
                <w:rFonts w:ascii="Cambria Math" w:hAnsi="Cambria Math" w:cs="Times New Roman"/>
              </w:rPr>
              <m:t>R</m:t>
            </m:r>
          </m:e>
          <m:sup>
            <m:r>
              <w:rPr>
                <w:rFonts w:ascii="Cambria Math" w:hAnsi="Cambria Math" w:cs="Times New Roman"/>
              </w:rPr>
              <m:t>2</m:t>
            </m:r>
          </m:sup>
        </m:sSup>
      </m:oMath>
      <w:r w:rsidRPr="00794B15">
        <w:rPr>
          <w:rFonts w:ascii="Times New Roman" w:hAnsi="Times New Roman" w:cs="Times New Roman"/>
        </w:rPr>
        <w:t xml:space="preserve"> is the reference, </w:t>
      </w:r>
      <m:oMath>
        <m:r>
          <w:rPr>
            <w:rFonts w:ascii="Cambria Math" w:hAnsi="Cambria Math" w:cs="Times New Roman"/>
          </w:rPr>
          <m:t>ρ</m:t>
        </m:r>
        <m:r>
          <w:rPr>
            <w:rFonts w:ascii="Cambria Math" w:hAnsi="Cambria Math" w:cs="Times New Roman" w:hint="eastAsia"/>
          </w:rPr>
          <m:t>∈</m:t>
        </m:r>
        <m:r>
          <w:rPr>
            <w:rFonts w:ascii="Cambria Math" w:hAnsi="Cambria Math" w:cs="Times New Roman"/>
          </w:rPr>
          <m:t>[0,1]</m:t>
        </m:r>
      </m:oMath>
      <w:r w:rsidRPr="00794B15">
        <w:rPr>
          <w:rFonts w:ascii="Times New Roman" w:hAnsi="Times New Roman" w:cs="Times New Roman"/>
          <w:b/>
          <w:bCs/>
        </w:rPr>
        <w:t xml:space="preserve"> </w:t>
      </w:r>
      <w:r w:rsidRPr="00794B15">
        <w:rPr>
          <w:rFonts w:ascii="Times New Roman" w:hAnsi="Times New Roman" w:cs="Times New Roman"/>
        </w:rPr>
        <w:t>is the priority of the</w:t>
      </w:r>
      <w:r w:rsidR="00794B15" w:rsidRPr="00794B15">
        <w:rPr>
          <w:rFonts w:ascii="Times New Roman" w:hAnsi="Times New Roman" w:cs="Times New Roman"/>
        </w:rPr>
        <w:t xml:space="preserve"> </w:t>
      </w:r>
      <w:r w:rsidRPr="00794B15">
        <w:rPr>
          <w:rFonts w:ascii="Times New Roman" w:hAnsi="Times New Roman" w:cs="Times New Roman"/>
        </w:rPr>
        <w:t>reference input</w:t>
      </w:r>
      <w:r w:rsidR="00794B15" w:rsidRPr="00794B15">
        <w:rPr>
          <w:rFonts w:ascii="Times New Roman" w:hAnsi="Times New Roman" w:cs="Times New Roman"/>
        </w:rPr>
        <w:t xml:space="preserve"> (relative to the importance of the influence of other agents)</w:t>
      </w:r>
      <w:r w:rsidRPr="00794B15">
        <w:rPr>
          <w:rFonts w:ascii="Times New Roman" w:hAnsi="Times New Roman" w:cs="Times New Roman"/>
        </w:rPr>
        <w:t>, and</w:t>
      </w:r>
      <w:r w:rsidR="00794B15" w:rsidRPr="00794B15">
        <w:rPr>
          <w:rFonts w:ascii="Times New Roman" w:hAnsi="Times New Roman" w:cs="Times New Roman"/>
        </w:rPr>
        <w:t xml:space="preserve"> </w:t>
      </w:r>
      <m:oMath>
        <m:sSubSup>
          <m:sSubSupPr>
            <m:ctrlPr>
              <w:rPr>
                <w:rFonts w:ascii="Cambria Math" w:hAnsi="Cambria Math" w:cs="Times New Roman"/>
                <w:i/>
              </w:rPr>
            </m:ctrlPr>
          </m:sSubSupPr>
          <m:e>
            <m:r>
              <w:rPr>
                <w:rFonts w:ascii="Cambria Math" w:hAnsi="Cambria Math" w:cs="Times New Roman"/>
              </w:rPr>
              <m:t>u</m:t>
            </m:r>
          </m:e>
          <m:sub>
            <m:r>
              <w:rPr>
                <w:rFonts w:ascii="Cambria Math" w:hAnsi="Cambria Math" w:cs="Times New Roman"/>
              </w:rPr>
              <m:t>t</m:t>
            </m:r>
          </m:sub>
          <m:sup>
            <m:r>
              <w:rPr>
                <w:rFonts w:ascii="Cambria Math" w:hAnsi="Cambria Math" w:cs="Times New Roman"/>
              </w:rPr>
              <m:t>a</m:t>
            </m:r>
          </m:sup>
        </m:sSubSup>
      </m:oMath>
      <w:r w:rsidR="00794B15" w:rsidRPr="00794B15">
        <w:rPr>
          <w:rFonts w:ascii="Times New Roman" w:hAnsi="Times New Roman" w:cs="Times New Roman"/>
          <w:b/>
          <w:bCs/>
        </w:rPr>
        <w:t xml:space="preserve"> </w:t>
      </w:r>
      <w:r w:rsidR="00794B15" w:rsidRPr="00794B15">
        <w:rPr>
          <w:rFonts w:ascii="Times New Roman" w:hAnsi="Times New Roman" w:cs="Times New Roman"/>
          <w:bCs/>
        </w:rPr>
        <w:t>is determined as described in Section 2.</w:t>
      </w:r>
      <w:r w:rsidR="00794B15" w:rsidRPr="00794B15">
        <w:rPr>
          <w:rFonts w:ascii="Times New Roman" w:hAnsi="Times New Roman" w:cs="Times New Roman"/>
        </w:rPr>
        <w:t xml:space="preserve">  </w:t>
      </w:r>
      <w:r w:rsidRPr="00794B15">
        <w:rPr>
          <w:rFonts w:ascii="Times New Roman" w:hAnsi="Times New Roman" w:cs="Times New Roman"/>
        </w:rPr>
        <w:t>Orientation</w:t>
      </w:r>
      <w:r w:rsidR="00794B15" w:rsidRPr="00794B15">
        <w:rPr>
          <w:rFonts w:ascii="Times New Roman" w:hAnsi="Times New Roman" w:cs="Times New Roman"/>
        </w:rPr>
        <w:t xml:space="preserve"> </w:t>
      </w:r>
      <w:r w:rsidRPr="00794B15">
        <w:rPr>
          <w:rFonts w:ascii="Times New Roman" w:hAnsi="Times New Roman" w:cs="Times New Roman"/>
        </w:rPr>
        <w:t>and repulsion are giv</w:t>
      </w:r>
      <w:r w:rsidR="00794B15" w:rsidRPr="00794B15">
        <w:rPr>
          <w:rFonts w:ascii="Times New Roman" w:hAnsi="Times New Roman" w:cs="Times New Roman"/>
        </w:rPr>
        <w:t>en as described in Section 2 and combine with the stakeholder attractor as follows:</w:t>
      </w:r>
    </w:p>
    <w:p w14:paraId="20660727" w14:textId="5DB99AA7" w:rsidR="00794B15" w:rsidRPr="00794B15" w:rsidRDefault="00F03387" w:rsidP="00C91D07">
      <w:pPr>
        <w:widowControl w:val="0"/>
        <w:autoSpaceDE w:val="0"/>
        <w:autoSpaceDN w:val="0"/>
        <w:adjustRightInd w:val="0"/>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u</m:t>
              </m:r>
            </m:e>
            <m:sub>
              <m:r>
                <w:rPr>
                  <w:rFonts w:ascii="Cambria Math" w:hAnsi="Cambria Math" w:cs="Times New Roman"/>
                </w:rPr>
                <m:t>i</m:t>
              </m:r>
            </m:sub>
            <m:sup>
              <m:r>
                <w:rPr>
                  <w:rFonts w:ascii="Cambria Math" w:hAnsi="Cambria Math" w:cs="Times New Roman"/>
                </w:rPr>
                <m:t>sa</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u</m:t>
              </m:r>
            </m:e>
            <m:sub>
              <m:r>
                <w:rPr>
                  <w:rFonts w:ascii="Cambria Math" w:hAnsi="Cambria Math" w:cs="Times New Roman"/>
                </w:rPr>
                <m:t>i</m:t>
              </m:r>
            </m:sub>
            <m:sup>
              <m:r>
                <w:rPr>
                  <w:rFonts w:ascii="Cambria Math" w:hAnsi="Cambria Math" w:cs="Times New Roman"/>
                </w:rPr>
                <m:t>o</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u</m:t>
              </m:r>
            </m:e>
            <m:sub>
              <m:r>
                <w:rPr>
                  <w:rFonts w:ascii="Cambria Math" w:hAnsi="Cambria Math" w:cs="Times New Roman"/>
                </w:rPr>
                <m:t>i</m:t>
              </m:r>
            </m:sub>
            <m:sup>
              <m:r>
                <w:rPr>
                  <w:rFonts w:ascii="Cambria Math" w:hAnsi="Cambria Math" w:cs="Times New Roman"/>
                </w:rPr>
                <m:t>r</m:t>
              </m:r>
            </m:sup>
          </m:sSubSup>
        </m:oMath>
      </m:oMathPara>
    </w:p>
    <w:p w14:paraId="4CADB2D2" w14:textId="0987606F" w:rsidR="00C91D07" w:rsidRDefault="00C91D07" w:rsidP="00794B15">
      <w:pPr>
        <w:widowControl w:val="0"/>
        <w:autoSpaceDE w:val="0"/>
        <w:autoSpaceDN w:val="0"/>
        <w:adjustRightInd w:val="0"/>
        <w:rPr>
          <w:rFonts w:ascii="Times New Roman" w:hAnsi="Times New Roman" w:cs="Times New Roman"/>
        </w:rPr>
      </w:pPr>
      <w:r w:rsidRPr="00794B15">
        <w:rPr>
          <w:rFonts w:ascii="Times New Roman" w:hAnsi="Times New Roman" w:cs="Times New Roman"/>
        </w:rPr>
        <w:t>This</w:t>
      </w:r>
      <w:ins w:id="141" w:author="Eric Mercer" w:date="2012-05-16T11:13:00Z">
        <w:r w:rsidR="001F0EA0">
          <w:rPr>
            <w:rFonts w:ascii="Times New Roman" w:hAnsi="Times New Roman" w:cs="Times New Roman"/>
          </w:rPr>
          <w:t xml:space="preserve"> control input </w:t>
        </w:r>
      </w:ins>
      <w:del w:id="142" w:author="Eric Mercer" w:date="2012-05-16T11:15:00Z">
        <w:r w:rsidRPr="00794B15" w:rsidDel="001F0EA0">
          <w:rPr>
            <w:rFonts w:ascii="Times New Roman" w:hAnsi="Times New Roman" w:cs="Times New Roman"/>
          </w:rPr>
          <w:delText xml:space="preserve"> </w:delText>
        </w:r>
      </w:del>
      <w:ins w:id="143" w:author="Eric Mercer" w:date="2012-05-16T11:15:00Z">
        <w:r w:rsidR="001F0EA0">
          <w:rPr>
            <w:rFonts w:ascii="Times New Roman" w:hAnsi="Times New Roman" w:cs="Times New Roman"/>
          </w:rPr>
          <w:t xml:space="preserve">enables </w:t>
        </w:r>
      </w:ins>
      <w:del w:id="144" w:author="Eric Mercer" w:date="2012-05-16T11:15:00Z">
        <w:r w:rsidRPr="00794B15" w:rsidDel="001F0EA0">
          <w:rPr>
            <w:rFonts w:ascii="Times New Roman" w:hAnsi="Times New Roman" w:cs="Times New Roman"/>
          </w:rPr>
          <w:delText xml:space="preserve">allows </w:delText>
        </w:r>
      </w:del>
      <w:r w:rsidRPr="00794B15">
        <w:rPr>
          <w:rFonts w:ascii="Times New Roman" w:hAnsi="Times New Roman" w:cs="Times New Roman"/>
        </w:rPr>
        <w:t xml:space="preserve">human </w:t>
      </w:r>
      <w:del w:id="145" w:author="Eric Mercer" w:date="2012-05-16T11:15:00Z">
        <w:r w:rsidRPr="00794B15" w:rsidDel="001F0EA0">
          <w:rPr>
            <w:rFonts w:ascii="Times New Roman" w:hAnsi="Times New Roman" w:cs="Times New Roman"/>
          </w:rPr>
          <w:delText xml:space="preserve">input </w:delText>
        </w:r>
      </w:del>
      <w:ins w:id="146" w:author="Eric Mercer" w:date="2012-05-16T11:15:00Z">
        <w:r w:rsidR="001F0EA0">
          <w:rPr>
            <w:rFonts w:ascii="Times New Roman" w:hAnsi="Times New Roman" w:cs="Times New Roman"/>
          </w:rPr>
          <w:t>influence</w:t>
        </w:r>
        <w:r w:rsidR="001F0EA0" w:rsidRPr="00794B15">
          <w:rPr>
            <w:rFonts w:ascii="Times New Roman" w:hAnsi="Times New Roman" w:cs="Times New Roman"/>
          </w:rPr>
          <w:t xml:space="preserve"> </w:t>
        </w:r>
      </w:ins>
      <w:del w:id="147" w:author="Eric Mercer" w:date="2012-05-16T11:15:00Z">
        <w:r w:rsidRPr="00794B15" w:rsidDel="001F0EA0">
          <w:rPr>
            <w:rFonts w:ascii="Times New Roman" w:hAnsi="Times New Roman" w:cs="Times New Roman"/>
          </w:rPr>
          <w:delText>to</w:delText>
        </w:r>
        <w:r w:rsidR="00794B15" w:rsidRPr="00794B15" w:rsidDel="001F0EA0">
          <w:rPr>
            <w:rFonts w:ascii="Times New Roman" w:hAnsi="Times New Roman" w:cs="Times New Roman"/>
          </w:rPr>
          <w:delText xml:space="preserve"> </w:delText>
        </w:r>
      </w:del>
      <w:ins w:id="148" w:author="Eric Mercer" w:date="2012-05-16T11:15:00Z">
        <w:r w:rsidR="001F0EA0">
          <w:rPr>
            <w:rFonts w:ascii="Times New Roman" w:hAnsi="Times New Roman" w:cs="Times New Roman"/>
          </w:rPr>
          <w:t>on</w:t>
        </w:r>
        <w:r w:rsidR="001F0EA0" w:rsidRPr="00794B15">
          <w:rPr>
            <w:rFonts w:ascii="Times New Roman" w:hAnsi="Times New Roman" w:cs="Times New Roman"/>
          </w:rPr>
          <w:t xml:space="preserve"> </w:t>
        </w:r>
      </w:ins>
      <w:r w:rsidR="00794B15" w:rsidRPr="00794B15">
        <w:rPr>
          <w:rFonts w:ascii="Times New Roman" w:hAnsi="Times New Roman" w:cs="Times New Roman"/>
        </w:rPr>
        <w:t xml:space="preserve">the system without eliminating </w:t>
      </w:r>
      <w:r w:rsidRPr="00794B15">
        <w:rPr>
          <w:rFonts w:ascii="Times New Roman" w:hAnsi="Times New Roman" w:cs="Times New Roman"/>
        </w:rPr>
        <w:t>inter-agent dynamics. The input is limited to the attraction</w:t>
      </w:r>
      <w:r w:rsidR="00794B15" w:rsidRPr="00794B15">
        <w:rPr>
          <w:rFonts w:ascii="Times New Roman" w:hAnsi="Times New Roman" w:cs="Times New Roman"/>
        </w:rPr>
        <w:t xml:space="preserve"> </w:t>
      </w:r>
      <w:r w:rsidRPr="00794B15">
        <w:rPr>
          <w:rFonts w:ascii="Times New Roman" w:hAnsi="Times New Roman" w:cs="Times New Roman"/>
        </w:rPr>
        <w:t>dynamics in order to avoid tampering with orientation dynamics</w:t>
      </w:r>
      <w:r w:rsidR="00794B15" w:rsidRPr="00794B15">
        <w:rPr>
          <w:rFonts w:ascii="Times New Roman" w:hAnsi="Times New Roman" w:cs="Times New Roman"/>
        </w:rPr>
        <w:t xml:space="preserve"> </w:t>
      </w:r>
      <w:r w:rsidRPr="00794B15">
        <w:rPr>
          <w:rFonts w:ascii="Times New Roman" w:hAnsi="Times New Roman" w:cs="Times New Roman"/>
        </w:rPr>
        <w:t>and repulsion dynamics</w:t>
      </w:r>
      <w:r w:rsidR="00794B15">
        <w:rPr>
          <w:rFonts w:ascii="Times New Roman" w:hAnsi="Times New Roman" w:cs="Times New Roman"/>
        </w:rPr>
        <w:t>,</w:t>
      </w:r>
      <w:r w:rsidRPr="00794B15">
        <w:rPr>
          <w:rFonts w:ascii="Times New Roman" w:hAnsi="Times New Roman" w:cs="Times New Roman"/>
        </w:rPr>
        <w:t xml:space="preserve"> wh</w:t>
      </w:r>
      <w:r w:rsidR="00794B15" w:rsidRPr="00794B15">
        <w:rPr>
          <w:rFonts w:ascii="Times New Roman" w:hAnsi="Times New Roman" w:cs="Times New Roman"/>
        </w:rPr>
        <w:t xml:space="preserve">ich are necessary for collision </w:t>
      </w:r>
      <w:r w:rsidRPr="00794B15">
        <w:rPr>
          <w:rFonts w:ascii="Times New Roman" w:hAnsi="Times New Roman" w:cs="Times New Roman"/>
        </w:rPr>
        <w:t>avoidance.</w:t>
      </w:r>
    </w:p>
    <w:p w14:paraId="09232CAF" w14:textId="77777777" w:rsidR="00794B15" w:rsidRDefault="00794B15" w:rsidP="00794B15">
      <w:pPr>
        <w:widowControl w:val="0"/>
        <w:autoSpaceDE w:val="0"/>
        <w:autoSpaceDN w:val="0"/>
        <w:adjustRightInd w:val="0"/>
        <w:rPr>
          <w:rFonts w:ascii="Times New Roman" w:hAnsi="Times New Roman" w:cs="Times New Roman"/>
        </w:rPr>
      </w:pPr>
    </w:p>
    <w:p w14:paraId="26069609" w14:textId="4BAF01F4" w:rsidR="00794B15" w:rsidRDefault="00794B15" w:rsidP="00794B15">
      <w:pPr>
        <w:widowControl w:val="0"/>
        <w:autoSpaceDE w:val="0"/>
        <w:autoSpaceDN w:val="0"/>
        <w:adjustRightInd w:val="0"/>
        <w:rPr>
          <w:rFonts w:ascii="Times New Roman" w:hAnsi="Times New Roman" w:cs="Times New Roman"/>
        </w:rPr>
      </w:pPr>
      <w:r>
        <w:rPr>
          <w:rFonts w:ascii="Times New Roman" w:hAnsi="Times New Roman" w:cs="Times New Roman"/>
        </w:rPr>
        <w:t>This model of influence allows the operator to manage either the number of agents influenced or the priority of reference input versus inter</w:t>
      </w:r>
      <w:ins w:id="149" w:author="Eric Mercer" w:date="2012-05-16T11:15:00Z">
        <w:r w:rsidR="003F7130">
          <w:rPr>
            <w:rFonts w:ascii="Times New Roman" w:hAnsi="Times New Roman" w:cs="Times New Roman"/>
          </w:rPr>
          <w:t>-</w:t>
        </w:r>
      </w:ins>
      <w:r>
        <w:rPr>
          <w:rFonts w:ascii="Times New Roman" w:hAnsi="Times New Roman" w:cs="Times New Roman"/>
        </w:rPr>
        <w:t xml:space="preserve">agent influence.  As a function of </w:t>
      </w:r>
      <m:oMath>
        <m:r>
          <w:rPr>
            <w:rFonts w:ascii="Cambria Math" w:hAnsi="Cambria Math" w:cs="Times New Roman"/>
          </w:rPr>
          <m:t>ρ</m:t>
        </m:r>
      </m:oMath>
      <w:r>
        <w:rPr>
          <w:rFonts w:ascii="Times New Roman" w:hAnsi="Times New Roman" w:cs="Times New Roman"/>
        </w:rPr>
        <w:t xml:space="preserve"> and </w:t>
      </w:r>
      <w:r>
        <w:rPr>
          <w:rFonts w:ascii="Times New Roman" w:hAnsi="Times New Roman" w:cs="Times New Roman"/>
          <w:i/>
        </w:rPr>
        <w:t>M</w:t>
      </w:r>
      <w:r>
        <w:rPr>
          <w:rFonts w:ascii="Times New Roman" w:hAnsi="Times New Roman" w:cs="Times New Roman"/>
        </w:rPr>
        <w:t>, prior work h</w:t>
      </w:r>
      <w:r w:rsidR="006D0FDC">
        <w:rPr>
          <w:rFonts w:ascii="Times New Roman" w:hAnsi="Times New Roman" w:cs="Times New Roman"/>
        </w:rPr>
        <w:t>as identified the probability</w:t>
      </w:r>
      <w:ins w:id="150" w:author="Eric Mercer" w:date="2012-05-16T11:18:00Z">
        <w:r w:rsidR="008C3FDA">
          <w:rPr>
            <w:rFonts w:ascii="Times New Roman" w:hAnsi="Times New Roman" w:cs="Times New Roman"/>
          </w:rPr>
          <w:t xml:space="preserve">, using </w:t>
        </w:r>
        <w:proofErr w:type="spellStart"/>
        <w:r w:rsidR="008C3FDA">
          <w:rPr>
            <w:rFonts w:ascii="Times New Roman" w:hAnsi="Times New Roman" w:cs="Times New Roman"/>
          </w:rPr>
          <w:t>Matlab</w:t>
        </w:r>
        <w:proofErr w:type="spellEnd"/>
        <w:r w:rsidR="008C3FDA">
          <w:rPr>
            <w:rFonts w:ascii="Times New Roman" w:hAnsi="Times New Roman" w:cs="Times New Roman"/>
          </w:rPr>
          <w:t xml:space="preserve"> simulation,</w:t>
        </w:r>
      </w:ins>
      <w:r w:rsidR="006D0FDC">
        <w:rPr>
          <w:rFonts w:ascii="Times New Roman" w:hAnsi="Times New Roman" w:cs="Times New Roman"/>
        </w:rPr>
        <w:t xml:space="preserve"> of a swarm switching from torus to flock (left) and from flock to torus (right).</w:t>
      </w:r>
    </w:p>
    <w:p w14:paraId="65B6AFFC" w14:textId="0817BB03" w:rsidR="00794B15" w:rsidRPr="00794B15" w:rsidRDefault="00794B15" w:rsidP="00794B15">
      <w:pPr>
        <w:widowControl w:val="0"/>
        <w:autoSpaceDE w:val="0"/>
        <w:autoSpaceDN w:val="0"/>
        <w:adjustRightInd w:val="0"/>
        <w:rPr>
          <w:rFonts w:ascii="Times New Roman" w:hAnsi="Times New Roman" w:cs="Times New Roman"/>
        </w:rPr>
      </w:pPr>
      <w:r>
        <w:rPr>
          <w:rFonts w:ascii="Times New Roman" w:hAnsi="Times New Roman" w:cs="Times New Roman"/>
          <w:noProof/>
          <w:lang w:eastAsia="en-US"/>
        </w:rPr>
        <w:drawing>
          <wp:inline distT="0" distB="0" distL="0" distR="0" wp14:anchorId="3461D230" wp14:editId="58F86632">
            <wp:extent cx="2514600" cy="1970405"/>
            <wp:effectExtent l="0" t="0" r="0" b="10795"/>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14600" cy="1970405"/>
                    </a:xfrm>
                    <a:prstGeom prst="rect">
                      <a:avLst/>
                    </a:prstGeom>
                    <a:noFill/>
                    <a:ln>
                      <a:noFill/>
                    </a:ln>
                  </pic:spPr>
                </pic:pic>
              </a:graphicData>
            </a:graphic>
          </wp:inline>
        </w:drawing>
      </w:r>
      <w:r w:rsidRPr="00794B15">
        <w:t xml:space="preserve"> </w:t>
      </w:r>
      <w:r>
        <w:rPr>
          <w:rFonts w:ascii="Times New Roman" w:hAnsi="Times New Roman" w:cs="Times New Roman"/>
          <w:noProof/>
          <w:lang w:eastAsia="en-US"/>
        </w:rPr>
        <w:drawing>
          <wp:inline distT="0" distB="0" distL="0" distR="0" wp14:anchorId="7C0AA9B2" wp14:editId="4C757C2E">
            <wp:extent cx="2475230" cy="1875790"/>
            <wp:effectExtent l="0" t="0" r="0" b="3810"/>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75230" cy="1875790"/>
                    </a:xfrm>
                    <a:prstGeom prst="rect">
                      <a:avLst/>
                    </a:prstGeom>
                    <a:noFill/>
                    <a:ln>
                      <a:noFill/>
                    </a:ln>
                  </pic:spPr>
                </pic:pic>
              </a:graphicData>
            </a:graphic>
          </wp:inline>
        </w:drawing>
      </w:r>
    </w:p>
    <w:p w14:paraId="5DA1E6DB" w14:textId="77777777" w:rsidR="00320B7A" w:rsidRPr="009D2B29" w:rsidRDefault="00320B7A" w:rsidP="00320B7A">
      <w:pPr>
        <w:tabs>
          <w:tab w:val="left" w:pos="6120"/>
        </w:tabs>
        <w:rPr>
          <w:rFonts w:ascii="Times" w:hAnsi="Times"/>
          <w:bCs/>
        </w:rPr>
      </w:pPr>
    </w:p>
    <w:p w14:paraId="38D51D6E" w14:textId="45814B63" w:rsidR="006D0FDC" w:rsidRDefault="006D0FDC" w:rsidP="00320B7A">
      <w:pPr>
        <w:tabs>
          <w:tab w:val="left" w:pos="6120"/>
        </w:tabs>
        <w:rPr>
          <w:rFonts w:ascii="Times" w:hAnsi="Times"/>
          <w:bCs/>
        </w:rPr>
      </w:pPr>
      <w:r>
        <w:rPr>
          <w:rFonts w:ascii="Times" w:hAnsi="Times"/>
          <w:bCs/>
        </w:rPr>
        <w:t>In the interest of simplicity,</w:t>
      </w:r>
      <w:ins w:id="151" w:author="Eric Mercer" w:date="2012-05-16T11:18:00Z">
        <w:r w:rsidR="008C3FDA">
          <w:rPr>
            <w:rFonts w:ascii="Times" w:hAnsi="Times"/>
            <w:bCs/>
          </w:rPr>
          <w:t xml:space="preserve"> the MDP model</w:t>
        </w:r>
      </w:ins>
      <w:del w:id="152" w:author="Eric Mercer" w:date="2012-05-16T11:18:00Z">
        <w:r w:rsidDel="008C3FDA">
          <w:rPr>
            <w:rFonts w:ascii="Times" w:hAnsi="Times"/>
            <w:bCs/>
          </w:rPr>
          <w:delText xml:space="preserve"> we </w:delText>
        </w:r>
      </w:del>
      <w:ins w:id="153" w:author="Eric Mercer" w:date="2012-05-16T11:18:00Z">
        <w:r w:rsidR="008C3FDA">
          <w:rPr>
            <w:rFonts w:ascii="Times" w:hAnsi="Times"/>
            <w:bCs/>
          </w:rPr>
          <w:t xml:space="preserve"> only </w:t>
        </w:r>
      </w:ins>
      <w:r>
        <w:rPr>
          <w:rFonts w:ascii="Times" w:hAnsi="Times"/>
          <w:bCs/>
        </w:rPr>
        <w:t>consider</w:t>
      </w:r>
      <w:ins w:id="154" w:author="Eric Mercer" w:date="2012-05-16T11:18:00Z">
        <w:r w:rsidR="008C3FDA">
          <w:rPr>
            <w:rFonts w:ascii="Times" w:hAnsi="Times"/>
            <w:bCs/>
          </w:rPr>
          <w:t>s</w:t>
        </w:r>
      </w:ins>
      <w:r>
        <w:rPr>
          <w:rFonts w:ascii="Times" w:hAnsi="Times"/>
          <w:bCs/>
        </w:rPr>
        <w:t xml:space="preserve"> </w:t>
      </w:r>
      <w:del w:id="155" w:author="Eric Mercer" w:date="2012-05-16T11:18:00Z">
        <w:r w:rsidDel="008C3FDA">
          <w:rPr>
            <w:rFonts w:ascii="Times" w:hAnsi="Times"/>
            <w:bCs/>
          </w:rPr>
          <w:delText xml:space="preserve">only </w:delText>
        </w:r>
      </w:del>
      <w:r>
        <w:rPr>
          <w:rFonts w:ascii="Times" w:hAnsi="Times"/>
          <w:bCs/>
        </w:rPr>
        <w:t xml:space="preserve">the control variable </w:t>
      </w:r>
      <w:r>
        <w:rPr>
          <w:rFonts w:ascii="Times" w:hAnsi="Times"/>
          <w:bCs/>
          <w:i/>
        </w:rPr>
        <w:t>M</w:t>
      </w:r>
      <w:r>
        <w:rPr>
          <w:rFonts w:ascii="Times" w:hAnsi="Times"/>
          <w:bCs/>
        </w:rPr>
        <w:t>, meaning that the human can choose how many agents are influenced</w:t>
      </w:r>
      <w:ins w:id="156" w:author="Eric Mercer" w:date="2012-05-16T11:18:00Z">
        <w:r w:rsidR="008C3FDA">
          <w:rPr>
            <w:rFonts w:ascii="Times" w:hAnsi="Times"/>
            <w:bCs/>
          </w:rPr>
          <w:t>, and that influence percolates over time through the collective until the desire abstract state emerges</w:t>
        </w:r>
      </w:ins>
      <w:ins w:id="157" w:author="Eric Mercer" w:date="2012-05-16T11:19:00Z">
        <w:r w:rsidR="008C3FDA">
          <w:rPr>
            <w:rFonts w:ascii="Times" w:hAnsi="Times"/>
            <w:bCs/>
          </w:rPr>
          <w:t>. We use a linear model of the</w:t>
        </w:r>
        <w:r w:rsidR="00267E01">
          <w:rPr>
            <w:rFonts w:ascii="Times" w:hAnsi="Times"/>
            <w:bCs/>
          </w:rPr>
          <w:t xml:space="preserve"> rate of influence with slope given by </w:t>
        </w:r>
      </w:ins>
      <w:ins w:id="158" w:author="Eric Mercer" w:date="2012-05-16T11:21:00Z">
        <w:r w:rsidR="00267E01">
          <w:rPr>
            <w:rFonts w:ascii="Times" w:hAnsi="Times"/>
            <w:bCs/>
            <w:i/>
          </w:rPr>
          <w:t>RF</w:t>
        </w:r>
        <w:r w:rsidR="00267E01">
          <w:rPr>
            <w:rFonts w:ascii="Times" w:hAnsi="Times"/>
            <w:bCs/>
          </w:rPr>
          <w:t xml:space="preserve">.  To be specific, if </w:t>
        </w:r>
        <w:r w:rsidR="00267E01">
          <w:rPr>
            <w:rFonts w:ascii="Times" w:hAnsi="Times"/>
            <w:bCs/>
            <w:i/>
          </w:rPr>
          <w:t>m</w:t>
        </w:r>
        <w:r w:rsidR="00267E01">
          <w:rPr>
            <w:rFonts w:ascii="Times" w:hAnsi="Times"/>
            <w:bCs/>
          </w:rPr>
          <w:t xml:space="preserve"> agents are influenced at time </w:t>
        </w:r>
        <w:r w:rsidR="00267E01">
          <w:rPr>
            <w:rFonts w:ascii="Times" w:hAnsi="Times"/>
            <w:bCs/>
            <w:i/>
          </w:rPr>
          <w:t>t</w:t>
        </w:r>
        <w:r w:rsidR="00267E01">
          <w:rPr>
            <w:rFonts w:ascii="Times" w:hAnsi="Times"/>
            <w:bCs/>
          </w:rPr>
          <w:t xml:space="preserve">, then </w:t>
        </w:r>
      </w:ins>
      <m:oMath>
        <m:sSub>
          <m:sSubPr>
            <m:ctrlPr>
              <w:ins w:id="159" w:author="Eric Mercer" w:date="2012-05-16T11:23:00Z">
                <w:rPr>
                  <w:rFonts w:ascii="Cambria Math" w:hAnsi="Cambria Math"/>
                  <w:bCs/>
                  <w:i/>
                </w:rPr>
              </w:ins>
            </m:ctrlPr>
          </m:sSubPr>
          <m:e>
            <w:ins w:id="160" w:author="Eric Mercer" w:date="2012-05-16T11:23:00Z">
              <m:r>
                <w:rPr>
                  <w:rFonts w:ascii="Cambria Math" w:hAnsi="Cambria Math"/>
                </w:rPr>
                <m:t>m</m:t>
              </m:r>
            </w:ins>
          </m:e>
          <m:sub>
            <w:ins w:id="161" w:author="Eric Mercer" w:date="2012-05-16T11:23:00Z">
              <m:r>
                <w:rPr>
                  <w:rFonts w:ascii="Cambria Math" w:hAnsi="Cambria Math"/>
                </w:rPr>
                <m:t>t+1</m:t>
              </m:r>
            </w:ins>
          </m:sub>
        </m:sSub>
        <w:ins w:id="162" w:author="Eric Mercer" w:date="2012-05-16T11:23:00Z">
          <m:r>
            <w:rPr>
              <w:rFonts w:ascii="Cambria Math" w:hAnsi="Cambria Math"/>
            </w:rPr>
            <m:t>=</m:t>
          </m:r>
        </w:ins>
        <m:d>
          <m:dPr>
            <m:ctrlPr>
              <w:ins w:id="163" w:author="Eric Mercer" w:date="2012-05-16T11:24:00Z">
                <w:rPr>
                  <w:rFonts w:ascii="Cambria Math" w:hAnsi="Cambria Math"/>
                  <w:bCs/>
                  <w:i/>
                </w:rPr>
              </w:ins>
            </m:ctrlPr>
          </m:dPr>
          <m:e>
            <w:ins w:id="164" w:author="Eric Mercer" w:date="2012-05-16T11:24:00Z">
              <m:r>
                <w:rPr>
                  <w:rFonts w:ascii="Cambria Math" w:hAnsi="Cambria Math"/>
                </w:rPr>
                <m:t>RF</m:t>
              </m:r>
            </w:ins>
          </m:e>
        </m:d>
        <m:d>
          <m:dPr>
            <m:ctrlPr>
              <w:ins w:id="165" w:author="Eric Mercer" w:date="2012-05-16T11:24:00Z">
                <w:rPr>
                  <w:rFonts w:ascii="Cambria Math" w:hAnsi="Cambria Math"/>
                  <w:bCs/>
                  <w:i/>
                </w:rPr>
              </w:ins>
            </m:ctrlPr>
          </m:dPr>
          <m:e>
            <m:sSub>
              <m:sSubPr>
                <m:ctrlPr>
                  <w:ins w:id="166" w:author="Eric Mercer" w:date="2012-05-16T11:24:00Z">
                    <w:rPr>
                      <w:rFonts w:ascii="Cambria Math" w:hAnsi="Cambria Math"/>
                      <w:bCs/>
                      <w:i/>
                    </w:rPr>
                  </w:ins>
                </m:ctrlPr>
              </m:sSubPr>
              <m:e>
                <w:ins w:id="167" w:author="Eric Mercer" w:date="2012-05-16T11:24:00Z">
                  <m:r>
                    <w:rPr>
                      <w:rFonts w:ascii="Cambria Math" w:hAnsi="Cambria Math"/>
                    </w:rPr>
                    <m:t>m</m:t>
                  </m:r>
                </w:ins>
              </m:e>
              <m:sub>
                <w:ins w:id="168" w:author="Eric Mercer" w:date="2012-05-16T11:25:00Z">
                  <m:r>
                    <w:rPr>
                      <w:rFonts w:ascii="Cambria Math" w:hAnsi="Cambria Math"/>
                    </w:rPr>
                    <m:t>t</m:t>
                  </m:r>
                </w:ins>
              </m:sub>
            </m:sSub>
          </m:e>
        </m:d>
        <w:ins w:id="169" w:author="Eric Mercer" w:date="2012-05-16T11:25:00Z">
          <m:r>
            <w:rPr>
              <w:rFonts w:ascii="Cambria Math" w:hAnsi="Cambria Math"/>
            </w:rPr>
            <m:t xml:space="preserve">+ </m:t>
          </m:r>
        </w:ins>
        <m:sSub>
          <m:sSubPr>
            <m:ctrlPr>
              <w:ins w:id="170" w:author="Eric Mercer" w:date="2012-05-16T11:25:00Z">
                <w:rPr>
                  <w:rFonts w:ascii="Cambria Math" w:hAnsi="Cambria Math"/>
                  <w:bCs/>
                  <w:i/>
                </w:rPr>
              </w:ins>
            </m:ctrlPr>
          </m:sSubPr>
          <m:e>
            <w:ins w:id="171" w:author="Eric Mercer" w:date="2012-05-16T11:25:00Z">
              <m:r>
                <w:rPr>
                  <w:rFonts w:ascii="Cambria Math" w:hAnsi="Cambria Math"/>
                </w:rPr>
                <m:t>m</m:t>
              </m:r>
            </w:ins>
          </m:e>
          <m:sub>
            <w:ins w:id="172" w:author="Eric Mercer" w:date="2012-05-16T11:25:00Z">
              <m:r>
                <w:rPr>
                  <w:rFonts w:ascii="Cambria Math" w:hAnsi="Cambria Math"/>
                </w:rPr>
                <m:t>t</m:t>
              </m:r>
            </w:ins>
          </m:sub>
        </m:sSub>
      </m:oMath>
      <w:ins w:id="173" w:author="Eric Mercer" w:date="2012-05-16T11:23:00Z">
        <w:r w:rsidR="0092798E">
          <w:rPr>
            <w:rFonts w:ascii="Times" w:hAnsi="Times"/>
            <w:bCs/>
          </w:rPr>
          <w:t>.</w:t>
        </w:r>
      </w:ins>
      <w:del w:id="174" w:author="Eric Mercer" w:date="2012-05-16T11:19:00Z">
        <w:r w:rsidDel="008C3FDA">
          <w:rPr>
            <w:rFonts w:ascii="Times" w:hAnsi="Times"/>
            <w:bCs/>
          </w:rPr>
          <w:delText xml:space="preserve">. </w:delText>
        </w:r>
      </w:del>
      <w:r>
        <w:rPr>
          <w:rFonts w:ascii="Times" w:hAnsi="Times"/>
          <w:bCs/>
        </w:rPr>
        <w:t xml:space="preserve"> </w:t>
      </w:r>
    </w:p>
    <w:p w14:paraId="0370801B" w14:textId="77777777" w:rsidR="006D0FDC" w:rsidRDefault="006D0FDC" w:rsidP="00320B7A">
      <w:pPr>
        <w:tabs>
          <w:tab w:val="left" w:pos="6120"/>
        </w:tabs>
        <w:rPr>
          <w:rFonts w:ascii="Times" w:hAnsi="Times"/>
          <w:bCs/>
        </w:rPr>
      </w:pPr>
    </w:p>
    <w:p w14:paraId="0DEF3180" w14:textId="05C1CD7F" w:rsidR="006D0FDC" w:rsidRDefault="008C3FDA" w:rsidP="00320B7A">
      <w:pPr>
        <w:tabs>
          <w:tab w:val="left" w:pos="6120"/>
        </w:tabs>
        <w:rPr>
          <w:rFonts w:ascii="Times" w:hAnsi="Times"/>
          <w:bCs/>
        </w:rPr>
      </w:pPr>
      <w:ins w:id="175" w:author="Eric Mercer" w:date="2012-05-16T11:19:00Z">
        <w:r>
          <w:rPr>
            <w:rFonts w:ascii="Times" w:hAnsi="Times"/>
            <w:bCs/>
          </w:rPr>
          <w:t>We are now ready to present our full MDP model</w:t>
        </w:r>
      </w:ins>
      <w:ins w:id="176" w:author="Eric Mercer" w:date="2012-05-16T13:31:00Z">
        <w:r w:rsidR="00370AA3">
          <w:rPr>
            <w:rFonts w:ascii="Times" w:hAnsi="Times"/>
            <w:bCs/>
          </w:rPr>
          <w:t xml:space="preserve"> illustrated below</w:t>
        </w:r>
      </w:ins>
      <w:ins w:id="177" w:author="Eric Mercer" w:date="2012-05-16T11:19:00Z">
        <w:r>
          <w:rPr>
            <w:rFonts w:ascii="Times" w:hAnsi="Times"/>
            <w:bCs/>
          </w:rPr>
          <w:t xml:space="preserve">. </w:t>
        </w:r>
      </w:ins>
      <w:r w:rsidR="006D0FDC">
        <w:rPr>
          <w:rFonts w:ascii="Times" w:hAnsi="Times"/>
          <w:bCs/>
        </w:rPr>
        <w:t xml:space="preserve">Selecting a value for </w:t>
      </w:r>
      <m:oMath>
        <m:r>
          <w:rPr>
            <w:rFonts w:ascii="Cambria Math" w:hAnsi="Cambria Math"/>
          </w:rPr>
          <m:t>ρ</m:t>
        </m:r>
      </m:oMath>
      <w:r w:rsidR="008F02CB">
        <w:rPr>
          <w:rFonts w:ascii="Times" w:hAnsi="Times"/>
          <w:bCs/>
        </w:rPr>
        <w:t xml:space="preserve"> gives the</w:t>
      </w:r>
      <w:r w:rsidR="006D0FDC">
        <w:rPr>
          <w:rFonts w:ascii="Times" w:hAnsi="Times"/>
          <w:bCs/>
        </w:rPr>
        <w:t xml:space="preserve"> probability of transitioning between torus and f</w:t>
      </w:r>
      <w:ins w:id="178" w:author="Eric Mercer" w:date="2012-05-16T11:19:00Z">
        <w:r>
          <w:rPr>
            <w:rFonts w:ascii="Times" w:hAnsi="Times"/>
            <w:bCs/>
          </w:rPr>
          <w:t>l</w:t>
        </w:r>
      </w:ins>
      <w:del w:id="179" w:author="Eric Mercer" w:date="2012-05-16T11:19:00Z">
        <w:r w:rsidR="006D0FDC" w:rsidDel="008C3FDA">
          <w:rPr>
            <w:rFonts w:ascii="Times" w:hAnsi="Times"/>
            <w:bCs/>
          </w:rPr>
          <w:delText>l</w:delText>
        </w:r>
      </w:del>
      <w:r w:rsidR="006D0FDC">
        <w:rPr>
          <w:rFonts w:ascii="Times" w:hAnsi="Times"/>
          <w:bCs/>
        </w:rPr>
        <w:t>ock attractors</w:t>
      </w:r>
      <w:r w:rsidR="008F02CB">
        <w:rPr>
          <w:rFonts w:ascii="Times" w:hAnsi="Times"/>
          <w:bCs/>
        </w:rPr>
        <w:t xml:space="preserve"> given the number of agents under influence</w:t>
      </w:r>
      <w:r w:rsidR="006D0FDC">
        <w:rPr>
          <w:rFonts w:ascii="Times" w:hAnsi="Times"/>
          <w:bCs/>
        </w:rPr>
        <w:t xml:space="preserve">, </w:t>
      </w:r>
      <m:oMath>
        <m:r>
          <w:rPr>
            <w:rFonts w:ascii="Cambria Math" w:hAnsi="Cambria Math"/>
          </w:rPr>
          <m:t>p</m:t>
        </m:r>
        <m:d>
          <m:dPr>
            <m:endChr m:val="|"/>
            <m:ctrlPr>
              <w:rPr>
                <w:rFonts w:ascii="Cambria Math" w:hAnsi="Cambria Math"/>
                <w:bCs/>
                <w:i/>
              </w:rPr>
            </m:ctrlPr>
          </m:dPr>
          <m:e>
            <m:sSub>
              <m:sSubPr>
                <m:ctrlPr>
                  <w:rPr>
                    <w:rFonts w:ascii="Cambria Math" w:hAnsi="Cambria Math"/>
                    <w:bCs/>
                  </w:rPr>
                </m:ctrlPr>
              </m:sSubPr>
              <m:e>
                <m:r>
                  <m:rPr>
                    <m:sty m:val="p"/>
                  </m:rPr>
                  <w:rPr>
                    <w:rFonts w:ascii="Cambria Math" w:hAnsi="Cambria Math"/>
                  </w:rPr>
                  <m:t>F</m:t>
                </m:r>
                <w:del w:id="180" w:author="Eric Mercer" w:date="2012-05-16T11:16:00Z">
                  <m:r>
                    <m:rPr>
                      <m:sty m:val="p"/>
                    </m:rPr>
                    <w:rPr>
                      <w:rFonts w:ascii="Cambria Math" w:hAnsi="Cambria Math"/>
                    </w:rPr>
                    <m:t>lock</m:t>
                  </m:r>
                </w:del>
              </m:e>
              <m:sub>
                <m:r>
                  <w:rPr>
                    <w:rFonts w:ascii="Cambria Math" w:hAnsi="Cambria Math"/>
                  </w:rPr>
                  <m:t>t+1</m:t>
                </m:r>
              </m:sub>
            </m:sSub>
            <m:r>
              <w:rPr>
                <w:rFonts w:ascii="Cambria Math" w:hAnsi="Cambria Math"/>
              </w:rPr>
              <m:t xml:space="preserve"> </m:t>
            </m:r>
          </m:e>
        </m:d>
        <m:r>
          <w:rPr>
            <w:rFonts w:ascii="Cambria Math" w:hAnsi="Cambria Math"/>
          </w:rPr>
          <m:t xml:space="preserve"> </m:t>
        </m:r>
        <m:sSub>
          <m:sSubPr>
            <m:ctrlPr>
              <w:rPr>
                <w:rFonts w:ascii="Cambria Math" w:hAnsi="Cambria Math"/>
                <w:bCs/>
                <w:i/>
              </w:rPr>
            </m:ctrlPr>
          </m:sSubPr>
          <m:e>
            <m:r>
              <m:rPr>
                <m:sty m:val="p"/>
              </m:rPr>
              <w:rPr>
                <w:rFonts w:ascii="Cambria Math" w:hAnsi="Cambria Math"/>
              </w:rPr>
              <m:t>T</m:t>
            </m:r>
            <w:del w:id="181" w:author="Eric Mercer" w:date="2012-05-16T11:16:00Z">
              <m:r>
                <m:rPr>
                  <m:sty m:val="p"/>
                </m:rPr>
                <w:rPr>
                  <w:rFonts w:ascii="Cambria Math" w:hAnsi="Cambria Math"/>
                </w:rPr>
                <m:t>orus</m:t>
              </m:r>
            </w:del>
          </m:e>
          <m:sub>
            <m:r>
              <w:rPr>
                <w:rFonts w:ascii="Cambria Math" w:hAnsi="Cambria Math"/>
              </w:rPr>
              <m:t>t</m:t>
            </m:r>
          </m:sub>
        </m:sSub>
        <w:proofErr w:type="gramStart"/>
        <m:r>
          <w:rPr>
            <w:rFonts w:ascii="Cambria Math" w:hAnsi="Cambria Math"/>
          </w:rPr>
          <m:t>;M</m:t>
        </m:r>
        <w:proofErr w:type="gramEnd"/>
        <m:r>
          <w:rPr>
            <w:rFonts w:ascii="Cambria Math" w:hAnsi="Cambria Math"/>
          </w:rPr>
          <m:t>)</m:t>
        </m:r>
      </m:oMath>
      <w:r w:rsidR="008F02CB">
        <w:rPr>
          <w:rFonts w:ascii="Times" w:hAnsi="Times"/>
          <w:bCs/>
        </w:rPr>
        <w:t xml:space="preserve">.  Similarly, selecting </w:t>
      </w:r>
      <m:oMath>
        <m:r>
          <w:rPr>
            <w:rFonts w:ascii="Cambria Math" w:hAnsi="Cambria Math"/>
          </w:rPr>
          <m:t>ρ</m:t>
        </m:r>
      </m:oMath>
      <w:r w:rsidR="008F02CB">
        <w:rPr>
          <w:rFonts w:ascii="Times" w:hAnsi="Times"/>
          <w:bCs/>
        </w:rPr>
        <w:t xml:space="preserve"> also gives the probability of transitioning between flock and torus attractors, </w:t>
      </w:r>
      <m:oMath>
        <m:r>
          <w:rPr>
            <w:rFonts w:ascii="Cambria Math" w:hAnsi="Cambria Math"/>
          </w:rPr>
          <m:t>p</m:t>
        </m:r>
        <m:d>
          <m:dPr>
            <m:endChr m:val="|"/>
            <m:ctrlPr>
              <w:rPr>
                <w:rFonts w:ascii="Cambria Math" w:hAnsi="Cambria Math"/>
                <w:bCs/>
                <w:i/>
              </w:rPr>
            </m:ctrlPr>
          </m:dPr>
          <m:e>
            <m:sSub>
              <m:sSubPr>
                <m:ctrlPr>
                  <w:rPr>
                    <w:rFonts w:ascii="Cambria Math" w:hAnsi="Cambria Math"/>
                    <w:bCs/>
                  </w:rPr>
                </m:ctrlPr>
              </m:sSubPr>
              <m:e>
                <m:r>
                  <m:rPr>
                    <m:sty m:val="p"/>
                  </m:rPr>
                  <w:rPr>
                    <w:rFonts w:ascii="Cambria Math" w:hAnsi="Cambria Math"/>
                  </w:rPr>
                  <m:t>T</m:t>
                </m:r>
                <w:del w:id="182" w:author="Eric Mercer" w:date="2012-05-16T11:16:00Z">
                  <m:r>
                    <m:rPr>
                      <m:sty m:val="p"/>
                    </m:rPr>
                    <w:rPr>
                      <w:rFonts w:ascii="Cambria Math" w:hAnsi="Cambria Math"/>
                    </w:rPr>
                    <m:t>orus</m:t>
                  </m:r>
                </w:del>
              </m:e>
              <m:sub>
                <m:r>
                  <w:rPr>
                    <w:rFonts w:ascii="Cambria Math" w:hAnsi="Cambria Math"/>
                  </w:rPr>
                  <m:t>t+1</m:t>
                </m:r>
              </m:sub>
            </m:sSub>
            <m:r>
              <w:rPr>
                <w:rFonts w:ascii="Cambria Math" w:hAnsi="Cambria Math"/>
              </w:rPr>
              <m:t xml:space="preserve"> </m:t>
            </m:r>
          </m:e>
        </m:d>
        <m:r>
          <w:rPr>
            <w:rFonts w:ascii="Cambria Math" w:hAnsi="Cambria Math"/>
          </w:rPr>
          <m:t xml:space="preserve"> </m:t>
        </m:r>
        <m:sSub>
          <m:sSubPr>
            <m:ctrlPr>
              <w:rPr>
                <w:rFonts w:ascii="Cambria Math" w:hAnsi="Cambria Math"/>
                <w:bCs/>
                <w:i/>
              </w:rPr>
            </m:ctrlPr>
          </m:sSubPr>
          <m:e>
            <m:r>
              <m:rPr>
                <m:sty m:val="p"/>
              </m:rPr>
              <w:rPr>
                <w:rFonts w:ascii="Cambria Math" w:hAnsi="Cambria Math"/>
              </w:rPr>
              <m:t>F</m:t>
            </m:r>
            <w:del w:id="183" w:author="Eric Mercer" w:date="2012-05-16T11:16:00Z">
              <m:r>
                <m:rPr>
                  <m:sty m:val="p"/>
                </m:rPr>
                <w:rPr>
                  <w:rFonts w:ascii="Cambria Math" w:hAnsi="Cambria Math"/>
                </w:rPr>
                <m:t>lock</m:t>
              </m:r>
            </w:del>
          </m:e>
          <m:sub>
            <m:r>
              <w:rPr>
                <w:rFonts w:ascii="Cambria Math" w:hAnsi="Cambria Math"/>
              </w:rPr>
              <m:t>t</m:t>
            </m:r>
          </m:sub>
        </m:sSub>
        <w:proofErr w:type="gramStart"/>
        <m:r>
          <w:rPr>
            <w:rFonts w:ascii="Cambria Math" w:hAnsi="Cambria Math"/>
          </w:rPr>
          <m:t>;M</m:t>
        </m:r>
        <w:proofErr w:type="gramEnd"/>
        <m:r>
          <w:rPr>
            <w:rFonts w:ascii="Cambria Math" w:hAnsi="Cambria Math"/>
          </w:rPr>
          <m:t>)</m:t>
        </m:r>
      </m:oMath>
      <w:r w:rsidR="008D1FB5">
        <w:rPr>
          <w:rFonts w:ascii="Times" w:hAnsi="Times"/>
          <w:bCs/>
        </w:rPr>
        <w:t>.</w:t>
      </w:r>
      <w:ins w:id="184" w:author="Eric Mercer" w:date="2012-05-16T11:26:00Z">
        <w:r w:rsidR="0092798E">
          <w:rPr>
            <w:rFonts w:ascii="Times" w:hAnsi="Times"/>
            <w:bCs/>
          </w:rPr>
          <w:t xml:space="preserve"> We model these distributions </w:t>
        </w:r>
      </w:ins>
      <w:ins w:id="185" w:author="Eric Mercer" w:date="2012-05-16T11:27:00Z">
        <w:r w:rsidR="0092798E">
          <w:rPr>
            <w:rFonts w:ascii="Times" w:hAnsi="Times"/>
            <w:bCs/>
          </w:rPr>
          <w:t>with a</w:t>
        </w:r>
      </w:ins>
      <w:ins w:id="186" w:author="Eric Mercer" w:date="2012-05-16T11:26:00Z">
        <w:r w:rsidR="0092798E">
          <w:rPr>
            <w:rFonts w:ascii="Times" w:hAnsi="Times"/>
            <w:bCs/>
          </w:rPr>
          <w:t xml:space="preserve"> linear function defined from the above surface plots at</w:t>
        </w:r>
      </w:ins>
      <w:ins w:id="187" w:author="Eric Mercer" w:date="2012-05-16T11:27:00Z">
        <w:r w:rsidR="0092798E">
          <w:rPr>
            <w:rFonts w:ascii="Times" w:hAnsi="Times"/>
            <w:bCs/>
          </w:rPr>
          <w:t xml:space="preserve"> </w:t>
        </w:r>
        <m:oMath>
          <m:r>
            <w:rPr>
              <w:rFonts w:ascii="Cambria Math" w:hAnsi="Cambria Math"/>
            </w:rPr>
            <m:t>ρ=0.5.</m:t>
          </m:r>
        </m:oMath>
      </w:ins>
      <w:ins w:id="188" w:author="Eric Mercer" w:date="2012-05-16T11:26:00Z">
        <w:r w:rsidR="0092798E">
          <w:rPr>
            <w:rFonts w:ascii="Times" w:hAnsi="Times"/>
            <w:bCs/>
          </w:rPr>
          <w:t xml:space="preserve"> </w:t>
        </w:r>
      </w:ins>
      <w:ins w:id="189" w:author="Eric Mercer" w:date="2012-05-16T13:31:00Z">
        <w:r w:rsidR="00370AA3">
          <w:rPr>
            <w:rFonts w:ascii="Times" w:hAnsi="Times"/>
            <w:bCs/>
          </w:rPr>
          <w:t xml:space="preserve"> The square nodes in the MDP represent actions. From either of the two stable abstract states,</w:t>
        </w:r>
        <w:r w:rsidR="00A4427D">
          <w:rPr>
            <w:rFonts w:ascii="Times" w:hAnsi="Times"/>
            <w:bCs/>
          </w:rPr>
          <w:t xml:space="preserve"> there is a choice of action that determines how many agents the user directly influences. Those actions are equally probable in this model. Once an action is selected, the model </w:t>
        </w:r>
        <w:proofErr w:type="spellStart"/>
        <w:r w:rsidR="00A4427D">
          <w:rPr>
            <w:rFonts w:ascii="Times" w:hAnsi="Times"/>
            <w:bCs/>
          </w:rPr>
          <w:t>nodeterministically</w:t>
        </w:r>
        <w:proofErr w:type="spellEnd"/>
        <w:r w:rsidR="00A4427D">
          <w:rPr>
            <w:rFonts w:ascii="Times" w:hAnsi="Times"/>
            <w:bCs/>
          </w:rPr>
          <w:t xml:space="preserve"> transitions either to the stable abstract state or to a state where more agents adopt the new behavior.  The probability of transition is determined by the value m. As in the surface plots above, at some level of m, the transition to a stable abstract state is probability 1. These bounds are reflected in </w:t>
        </w:r>
      </w:ins>
      <w:ins w:id="190" w:author="Eric Mercer" w:date="2012-05-16T13:41:00Z">
        <w:r w:rsidR="00A4427D">
          <w:rPr>
            <w:rFonts w:ascii="Times" w:hAnsi="Times"/>
            <w:bCs/>
          </w:rPr>
          <w:t>the</w:t>
        </w:r>
      </w:ins>
      <w:ins w:id="191" w:author="Eric Mercer" w:date="2012-05-16T13:31:00Z">
        <w:r w:rsidR="00A4427D">
          <w:rPr>
            <w:rFonts w:ascii="Times" w:hAnsi="Times"/>
            <w:bCs/>
          </w:rPr>
          <w:t xml:space="preserve"> </w:t>
        </w:r>
      </w:ins>
      <w:ins w:id="192" w:author="Eric Mercer" w:date="2012-05-16T13:41:00Z">
        <w:r w:rsidR="00A4427D">
          <w:rPr>
            <w:rFonts w:ascii="Times" w:hAnsi="Times"/>
            <w:bCs/>
          </w:rPr>
          <w:t xml:space="preserve">denominator of the probability calculation as 70 and 30 for transitions from flock to torus or torus to flock </w:t>
        </w:r>
      </w:ins>
      <w:ins w:id="193" w:author="Eric Mercer" w:date="2012-05-16T13:42:00Z">
        <w:r w:rsidR="00A4427D">
          <w:rPr>
            <w:rFonts w:ascii="Times" w:hAnsi="Times"/>
            <w:bCs/>
          </w:rPr>
          <w:t>respectively</w:t>
        </w:r>
      </w:ins>
      <w:ins w:id="194" w:author="Eric Mercer" w:date="2012-05-16T13:41:00Z">
        <w:r w:rsidR="00A4427D">
          <w:rPr>
            <w:rFonts w:ascii="Times" w:hAnsi="Times"/>
            <w:bCs/>
          </w:rPr>
          <w:t>.</w:t>
        </w:r>
      </w:ins>
      <w:ins w:id="195" w:author="Eric Mercer" w:date="2012-05-16T13:42:00Z">
        <w:r w:rsidR="00A4427D">
          <w:rPr>
            <w:rFonts w:ascii="Times" w:hAnsi="Times"/>
            <w:bCs/>
          </w:rPr>
          <w:t xml:space="preserve"> </w:t>
        </w:r>
      </w:ins>
    </w:p>
    <w:p w14:paraId="0CA01150" w14:textId="77777777" w:rsidR="008D1FB5" w:rsidRPr="008F02CB" w:rsidRDefault="008D1FB5" w:rsidP="00320B7A">
      <w:pPr>
        <w:tabs>
          <w:tab w:val="left" w:pos="6120"/>
        </w:tabs>
        <w:rPr>
          <w:rFonts w:ascii="Times" w:hAnsi="Times"/>
          <w:bCs/>
          <w:i/>
        </w:rPr>
      </w:pPr>
    </w:p>
    <w:p w14:paraId="62D6D4E8" w14:textId="0B1DB836" w:rsidR="006D0FDC" w:rsidRDefault="008D1FB5" w:rsidP="00320B7A">
      <w:pPr>
        <w:tabs>
          <w:tab w:val="left" w:pos="6120"/>
        </w:tabs>
        <w:rPr>
          <w:rFonts w:ascii="Times" w:hAnsi="Times"/>
          <w:bCs/>
        </w:rPr>
      </w:pPr>
      <w:del w:id="196" w:author="Eric Mercer" w:date="2012-05-16T11:29:00Z">
        <w:r w:rsidDel="0092798E">
          <w:rPr>
            <w:rFonts w:eastAsia="Times New Roman" w:cs="Times New Roman"/>
            <w:noProof/>
            <w:lang w:eastAsia="en-US"/>
          </w:rPr>
          <w:drawing>
            <wp:inline distT="0" distB="0" distL="0" distR="0" wp14:anchorId="779156F3" wp14:editId="5229DFC1">
              <wp:extent cx="5485252" cy="140313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PsApr12_2012.pdf"/>
                      <pic:cNvPicPr/>
                    </pic:nvPicPr>
                    <pic:blipFill rotWithShape="1">
                      <a:blip r:embed="rId19" cstate="print">
                        <a:extLst>
                          <a:ext uri="{28A0092B-C50C-407E-A947-70E740481C1C}">
                            <a14:useLocalDpi xmlns:a14="http://schemas.microsoft.com/office/drawing/2010/main"/>
                          </a:ext>
                        </a:extLst>
                      </a:blip>
                      <a:srcRect t="66060" b="14173"/>
                      <a:stretch/>
                    </pic:blipFill>
                    <pic:spPr bwMode="auto">
                      <a:xfrm>
                        <a:off x="0" y="0"/>
                        <a:ext cx="5485252" cy="1403131"/>
                      </a:xfrm>
                      <a:prstGeom prst="rect">
                        <a:avLst/>
                      </a:prstGeom>
                      <a:ln>
                        <a:noFill/>
                      </a:ln>
                      <a:extLst>
                        <a:ext uri="{53640926-AAD7-44d8-BBD7-CCE9431645EC}">
                          <a14:shadowObscured xmlns:a14="http://schemas.microsoft.com/office/drawing/2010/main"/>
                        </a:ext>
                      </a:extLst>
                    </pic:spPr>
                  </pic:pic>
                </a:graphicData>
              </a:graphic>
            </wp:inline>
          </w:drawing>
        </w:r>
      </w:del>
    </w:p>
    <w:p w14:paraId="4D3BE7CF" w14:textId="11CB7931" w:rsidR="00320B7A" w:rsidRDefault="008D1FB5" w:rsidP="00320B7A">
      <w:pPr>
        <w:tabs>
          <w:tab w:val="left" w:pos="6120"/>
        </w:tabs>
        <w:rPr>
          <w:rFonts w:ascii="Times" w:hAnsi="Times"/>
          <w:bCs/>
        </w:rPr>
      </w:pPr>
      <w:r>
        <w:rPr>
          <w:rFonts w:ascii="Times" w:hAnsi="Times"/>
          <w:bCs/>
        </w:rPr>
        <w:t xml:space="preserve">This shifts the probabilistic model above from a static model </w:t>
      </w:r>
      <w:del w:id="197" w:author="Eric Mercer" w:date="2012-05-16T11:28:00Z">
        <w:r w:rsidDel="0092798E">
          <w:rPr>
            <w:rFonts w:ascii="Times" w:hAnsi="Times"/>
            <w:bCs/>
          </w:rPr>
          <w:delText>to a Markov decision process</w:delText>
        </w:r>
        <w:r w:rsidR="00611A09" w:rsidDel="0092798E">
          <w:rPr>
            <w:rFonts w:ascii="Times" w:hAnsi="Times"/>
            <w:bCs/>
          </w:rPr>
          <w:delText xml:space="preserve"> (MDP)</w:delText>
        </w:r>
        <w:r w:rsidDel="0092798E">
          <w:rPr>
            <w:rFonts w:ascii="Times" w:hAnsi="Times"/>
            <w:bCs/>
          </w:rPr>
          <w:delText>, as illustrated above.</w:delText>
        </w:r>
      </w:del>
      <w:ins w:id="198" w:author="Eric Mercer" w:date="2012-05-16T11:28:00Z">
        <w:r w:rsidR="0092798E">
          <w:rPr>
            <w:rFonts w:ascii="Times" w:hAnsi="Times"/>
            <w:bCs/>
          </w:rPr>
          <w:t>to a less complex MDP that can be analyzed to understand influence in the agent system.</w:t>
        </w:r>
      </w:ins>
    </w:p>
    <w:p w14:paraId="4361B96E" w14:textId="77777777" w:rsidR="001D4D32" w:rsidRDefault="001D4D32" w:rsidP="00320B7A">
      <w:pPr>
        <w:tabs>
          <w:tab w:val="left" w:pos="6120"/>
        </w:tabs>
        <w:rPr>
          <w:rFonts w:ascii="Times" w:hAnsi="Times"/>
          <w:bCs/>
        </w:rPr>
      </w:pPr>
    </w:p>
    <w:p w14:paraId="17137C57" w14:textId="3D521F88" w:rsidR="001D4D32" w:rsidRPr="001D4D32" w:rsidRDefault="001D4D32" w:rsidP="00320B7A">
      <w:pPr>
        <w:tabs>
          <w:tab w:val="left" w:pos="6120"/>
        </w:tabs>
        <w:rPr>
          <w:rFonts w:ascii="Times" w:hAnsi="Times"/>
          <w:bCs/>
        </w:rPr>
      </w:pPr>
      <w:r>
        <w:rPr>
          <w:rFonts w:ascii="Times" w:hAnsi="Times"/>
          <w:bCs/>
        </w:rPr>
        <w:t xml:space="preserve">This model is very simple and more complicated models will be necessary.  It will be necessary to consider not only the attractor, but also the </w:t>
      </w:r>
      <w:proofErr w:type="spellStart"/>
      <w:r>
        <w:rPr>
          <w:rFonts w:ascii="Times" w:hAnsi="Times"/>
          <w:bCs/>
        </w:rPr>
        <w:t>spatio</w:t>
      </w:r>
      <w:proofErr w:type="spellEnd"/>
      <w:r>
        <w:rPr>
          <w:rFonts w:ascii="Times" w:hAnsi="Times"/>
          <w:bCs/>
        </w:rPr>
        <w:t xml:space="preserve">-temporal aspects of the attractor.  For example, the direction of rotation of the torus and the direction of flight of the flock must also be specified.  Future work will consider more sophisticated models, but for the purposes of this work the model above </w:t>
      </w:r>
      <w:del w:id="199" w:author="Eric Mercer" w:date="2012-05-16T11:28:00Z">
        <w:r w:rsidDel="0092798E">
          <w:rPr>
            <w:rFonts w:ascii="Times" w:hAnsi="Times"/>
            <w:bCs/>
          </w:rPr>
          <w:delText>will be</w:delText>
        </w:r>
      </w:del>
      <w:ins w:id="200" w:author="Eric Mercer" w:date="2012-05-16T11:28:00Z">
        <w:r w:rsidR="0092798E">
          <w:rPr>
            <w:rFonts w:ascii="Times" w:hAnsi="Times"/>
            <w:bCs/>
          </w:rPr>
          <w:t>is</w:t>
        </w:r>
      </w:ins>
      <w:r>
        <w:rPr>
          <w:rFonts w:ascii="Times" w:hAnsi="Times"/>
          <w:bCs/>
        </w:rPr>
        <w:t xml:space="preserve"> chosen and a finite set of values of </w:t>
      </w:r>
      <w:r>
        <w:rPr>
          <w:rFonts w:ascii="Times" w:hAnsi="Times"/>
          <w:bCs/>
          <w:i/>
        </w:rPr>
        <w:t>M</w:t>
      </w:r>
      <w:r>
        <w:rPr>
          <w:rFonts w:ascii="Times" w:hAnsi="Times"/>
          <w:bCs/>
        </w:rPr>
        <w:t xml:space="preserve"> </w:t>
      </w:r>
      <w:del w:id="201" w:author="Eric Mercer" w:date="2012-05-16T11:29:00Z">
        <w:r w:rsidDel="0092798E">
          <w:rPr>
            <w:rFonts w:ascii="Times" w:hAnsi="Times"/>
            <w:bCs/>
          </w:rPr>
          <w:delText>will be</w:delText>
        </w:r>
      </w:del>
      <w:ins w:id="202" w:author="Eric Mercer" w:date="2012-05-16T11:29:00Z">
        <w:r w:rsidR="0092798E">
          <w:rPr>
            <w:rFonts w:ascii="Times" w:hAnsi="Times"/>
            <w:bCs/>
          </w:rPr>
          <w:t>is</w:t>
        </w:r>
      </w:ins>
      <w:r>
        <w:rPr>
          <w:rFonts w:ascii="Times" w:hAnsi="Times"/>
          <w:bCs/>
        </w:rPr>
        <w:t xml:space="preserve"> considered</w:t>
      </w:r>
      <w:ins w:id="203" w:author="Eric Mercer" w:date="2012-05-16T11:29:00Z">
        <w:r w:rsidR="0092798E">
          <w:rPr>
            <w:rFonts w:ascii="Times" w:hAnsi="Times"/>
            <w:bCs/>
          </w:rPr>
          <w:t xml:space="preserve"> as defined previously</w:t>
        </w:r>
      </w:ins>
      <w:r>
        <w:rPr>
          <w:rFonts w:ascii="Times" w:hAnsi="Times"/>
          <w:bCs/>
        </w:rPr>
        <w:t>.</w:t>
      </w:r>
    </w:p>
    <w:p w14:paraId="154A659A" w14:textId="3A8FC561" w:rsidR="00320B7A" w:rsidRPr="009D2B29" w:rsidRDefault="00E56B09" w:rsidP="00320B7A">
      <w:pPr>
        <w:tabs>
          <w:tab w:val="left" w:pos="6120"/>
        </w:tabs>
        <w:rPr>
          <w:rFonts w:ascii="Times" w:hAnsi="Times"/>
          <w:bCs/>
        </w:rPr>
      </w:pPr>
      <w:ins w:id="204" w:author="Eric Mercer" w:date="2012-05-16T13:50:00Z">
        <w:r>
          <w:rPr>
            <w:rFonts w:ascii="Times" w:hAnsi="Times"/>
            <w:bCs/>
            <w:noProof/>
            <w:lang w:eastAsia="en-US"/>
          </w:rPr>
          <w:drawing>
            <wp:inline distT="0" distB="0" distL="0" distR="0" wp14:anchorId="3893EAB6" wp14:editId="084975E8">
              <wp:extent cx="4278890" cy="320916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png"/>
                      <pic:cNvPicPr/>
                    </pic:nvPicPr>
                    <pic:blipFill>
                      <a:blip r:embed="rId20">
                        <a:extLst>
                          <a:ext uri="{28A0092B-C50C-407E-A947-70E740481C1C}">
                            <a14:useLocalDpi xmlns:a14="http://schemas.microsoft.com/office/drawing/2010/main" val="0"/>
                          </a:ext>
                        </a:extLst>
                      </a:blip>
                      <a:stretch>
                        <a:fillRect/>
                      </a:stretch>
                    </pic:blipFill>
                    <pic:spPr>
                      <a:xfrm>
                        <a:off x="0" y="0"/>
                        <a:ext cx="4278890" cy="3209168"/>
                      </a:xfrm>
                      <a:prstGeom prst="rect">
                        <a:avLst/>
                      </a:prstGeom>
                    </pic:spPr>
                  </pic:pic>
                </a:graphicData>
              </a:graphic>
            </wp:inline>
          </w:drawing>
        </w:r>
      </w:ins>
    </w:p>
    <w:p w14:paraId="68C0AE22" w14:textId="441C6C73" w:rsidR="0030469E" w:rsidRDefault="0030469E" w:rsidP="009D2B29">
      <w:pPr>
        <w:tabs>
          <w:tab w:val="left" w:pos="6120"/>
        </w:tabs>
        <w:rPr>
          <w:rStyle w:val="PageNumber"/>
          <w:rFonts w:ascii="Times" w:hAnsi="Times"/>
          <w:b/>
        </w:rPr>
      </w:pPr>
      <w:r>
        <w:rPr>
          <w:rStyle w:val="PageNumber"/>
          <w:rFonts w:ascii="Times" w:hAnsi="Times"/>
          <w:b/>
        </w:rPr>
        <w:t>3. Persistence</w:t>
      </w:r>
    </w:p>
    <w:p w14:paraId="42BB2B9E" w14:textId="6C675A12" w:rsidR="00611A09" w:rsidRPr="009D2B29" w:rsidRDefault="00611A09" w:rsidP="00370AA3">
      <w:pPr>
        <w:tabs>
          <w:tab w:val="left" w:pos="6120"/>
        </w:tabs>
        <w:rPr>
          <w:rFonts w:ascii="Times" w:hAnsi="Times"/>
          <w:bCs/>
        </w:rPr>
      </w:pPr>
      <w:r>
        <w:rPr>
          <w:rFonts w:ascii="Times" w:hAnsi="Times"/>
          <w:bCs/>
        </w:rPr>
        <w:t>Creating the MDP is nice because it allows an abstract description for how a human can influence which abstract state is manifest by the collective.  Importantly, the MDP can be used to show</w:t>
      </w:r>
      <w:r w:rsidR="008739F5">
        <w:rPr>
          <w:rFonts w:ascii="Times" w:hAnsi="Times"/>
          <w:bCs/>
        </w:rPr>
        <w:t xml:space="preserve"> formally</w:t>
      </w:r>
      <w:r>
        <w:rPr>
          <w:rFonts w:ascii="Times" w:hAnsi="Times"/>
          <w:bCs/>
        </w:rPr>
        <w:t xml:space="preserve"> that the interaction between human and collective is</w:t>
      </w:r>
      <w:r w:rsidRPr="009D2B29">
        <w:rPr>
          <w:rFonts w:ascii="Times" w:hAnsi="Times"/>
          <w:bCs/>
        </w:rPr>
        <w:t xml:space="preserve"> </w:t>
      </w:r>
      <w:r w:rsidRPr="001D4D32">
        <w:rPr>
          <w:rFonts w:ascii="Times" w:hAnsi="Times"/>
          <w:bCs/>
          <w:i/>
        </w:rPr>
        <w:t>sound</w:t>
      </w:r>
      <w:r w:rsidRPr="009D2B29">
        <w:rPr>
          <w:rFonts w:ascii="Times" w:hAnsi="Times"/>
          <w:bCs/>
        </w:rPr>
        <w:t xml:space="preserve"> and </w:t>
      </w:r>
      <w:r w:rsidRPr="001D4D32">
        <w:rPr>
          <w:rFonts w:ascii="Times" w:hAnsi="Times"/>
          <w:bCs/>
          <w:i/>
        </w:rPr>
        <w:t>com</w:t>
      </w:r>
      <w:r w:rsidR="008739F5" w:rsidRPr="001D4D32">
        <w:rPr>
          <w:rFonts w:ascii="Times" w:hAnsi="Times"/>
          <w:bCs/>
          <w:i/>
        </w:rPr>
        <w:t>plete</w:t>
      </w:r>
      <w:r w:rsidRPr="009D2B29">
        <w:rPr>
          <w:rFonts w:ascii="Times" w:hAnsi="Times"/>
          <w:bCs/>
        </w:rPr>
        <w:t>.</w:t>
      </w:r>
      <w:r w:rsidR="001D4D32">
        <w:rPr>
          <w:rFonts w:ascii="Times" w:hAnsi="Times"/>
          <w:bCs/>
        </w:rPr>
        <w:t xml:space="preserve">  The first step toward performing this formal analysis is defining the property of persistence.</w:t>
      </w:r>
    </w:p>
    <w:p w14:paraId="04300EF9" w14:textId="218F893E" w:rsidR="00611A09" w:rsidRDefault="00611A09" w:rsidP="00370AA3">
      <w:pPr>
        <w:tabs>
          <w:tab w:val="left" w:pos="6120"/>
        </w:tabs>
        <w:rPr>
          <w:rStyle w:val="PageNumber"/>
          <w:rFonts w:ascii="Times" w:hAnsi="Times"/>
          <w:b/>
        </w:rPr>
      </w:pPr>
    </w:p>
    <w:p w14:paraId="3724C49F" w14:textId="1C29E26B" w:rsidR="009D2B29" w:rsidRPr="009D2B29" w:rsidRDefault="009D2B29" w:rsidP="00370AA3">
      <w:pPr>
        <w:tabs>
          <w:tab w:val="left" w:pos="6120"/>
        </w:tabs>
        <w:rPr>
          <w:rStyle w:val="PageNumber"/>
          <w:rFonts w:ascii="Times" w:hAnsi="Times"/>
        </w:rPr>
      </w:pPr>
      <w:r w:rsidRPr="009D2B29">
        <w:rPr>
          <w:rStyle w:val="PageNumber"/>
          <w:rFonts w:ascii="Times" w:hAnsi="Times"/>
          <w:i/>
        </w:rPr>
        <w:t>Persistence</w:t>
      </w:r>
      <w:r w:rsidRPr="009D2B29">
        <w:rPr>
          <w:rStyle w:val="PageNumber"/>
          <w:rFonts w:ascii="Times" w:hAnsi="Times"/>
        </w:rPr>
        <w:t xml:space="preserve"> is a quantitative me</w:t>
      </w:r>
      <w:r w:rsidR="007E30C2">
        <w:rPr>
          <w:rStyle w:val="PageNumber"/>
          <w:rFonts w:ascii="Times" w:hAnsi="Times"/>
        </w:rPr>
        <w:t xml:space="preserve">asure of authority in this MDP </w:t>
      </w:r>
      <w:r w:rsidRPr="009D2B29">
        <w:rPr>
          <w:rStyle w:val="PageNumber"/>
          <w:rFonts w:ascii="Times" w:hAnsi="Times"/>
        </w:rPr>
        <w:t xml:space="preserve">that represents the level of control exerted over a period of time by a human operator necessary to affect emergent behavior in a collective.  Persistence encapsulates both span of control (i.e., the number of agents directly influenced by the human) and a minimum time bound over which the human exerts input to the agents before the desired collective behavior emerges. </w:t>
      </w:r>
    </w:p>
    <w:p w14:paraId="1897C85A" w14:textId="77777777" w:rsidR="009D2B29" w:rsidRPr="009D2B29" w:rsidRDefault="009D2B29" w:rsidP="009D2B29">
      <w:pPr>
        <w:rPr>
          <w:rFonts w:ascii="Times" w:eastAsia="Times New Roman" w:hAnsi="Times" w:cs="Times New Roman"/>
        </w:rPr>
      </w:pPr>
    </w:p>
    <w:p w14:paraId="6A2D298B" w14:textId="40D6E4AE" w:rsidR="00320B7A" w:rsidRPr="009D2B29" w:rsidRDefault="00320B7A" w:rsidP="00320B7A">
      <w:pPr>
        <w:tabs>
          <w:tab w:val="left" w:pos="6120"/>
        </w:tabs>
        <w:rPr>
          <w:rStyle w:val="PageNumber"/>
          <w:rFonts w:ascii="Times" w:hAnsi="Times"/>
        </w:rPr>
      </w:pPr>
      <w:r w:rsidRPr="009D2B29">
        <w:rPr>
          <w:rStyle w:val="PageNumber"/>
          <w:rFonts w:ascii="Times" w:hAnsi="Times"/>
        </w:rPr>
        <w:t>Important to persistence is a notion of spatial and temporal locality.  Spatial locality is the span of control (i.e., the number of agents directly influenced by the human</w:t>
      </w:r>
      <w:r w:rsidR="001D4D32">
        <w:rPr>
          <w:rStyle w:val="PageNumber"/>
          <w:rFonts w:ascii="Times" w:hAnsi="Times"/>
        </w:rPr>
        <w:t xml:space="preserve">, which is precisely the </w:t>
      </w:r>
      <w:ins w:id="205" w:author="Eric Mercer" w:date="2012-05-16T13:30:00Z">
        <w:r w:rsidR="00370AA3">
          <w:rPr>
            <w:rStyle w:val="PageNumber"/>
            <w:rFonts w:ascii="Times" w:hAnsi="Times"/>
          </w:rPr>
          <w:t xml:space="preserve">initial </w:t>
        </w:r>
      </w:ins>
      <w:r w:rsidR="001D4D32">
        <w:rPr>
          <w:rStyle w:val="PageNumber"/>
          <w:rFonts w:ascii="Times" w:hAnsi="Times"/>
        </w:rPr>
        <w:t xml:space="preserve">value </w:t>
      </w:r>
      <w:r w:rsidR="001D4D32">
        <w:rPr>
          <w:rStyle w:val="PageNumber"/>
          <w:rFonts w:ascii="Times" w:hAnsi="Times"/>
          <w:i/>
        </w:rPr>
        <w:t>M</w:t>
      </w:r>
      <w:r w:rsidR="001D4D32">
        <w:rPr>
          <w:rStyle w:val="PageNumber"/>
          <w:rFonts w:ascii="Times" w:hAnsi="Times"/>
        </w:rPr>
        <w:t xml:space="preserve"> </w:t>
      </w:r>
      <w:ins w:id="206" w:author="Eric Mercer" w:date="2012-05-16T13:39:00Z">
        <w:r w:rsidR="00A4427D">
          <w:rPr>
            <w:rStyle w:val="PageNumber"/>
            <w:rFonts w:ascii="Times" w:hAnsi="Times"/>
          </w:rPr>
          <w:t xml:space="preserve">in the MDP </w:t>
        </w:r>
      </w:ins>
      <w:r w:rsidR="001D4D32">
        <w:rPr>
          <w:rStyle w:val="PageNumber"/>
          <w:rFonts w:ascii="Times" w:hAnsi="Times"/>
        </w:rPr>
        <w:t>described above</w:t>
      </w:r>
      <w:r w:rsidRPr="009D2B29">
        <w:rPr>
          <w:rStyle w:val="PageNumber"/>
          <w:rFonts w:ascii="Times" w:hAnsi="Times"/>
        </w:rPr>
        <w:t>). Temporal locality is the minimum time bound over which the human exerts input to the automation at a given span of control before the desired behavior emerges. Both aspects of the measure, temporal and spatial, are necessary to understand and characterize actions in the MDP model of the human-robot team.</w:t>
      </w:r>
    </w:p>
    <w:p w14:paraId="619F98BA" w14:textId="7659512D" w:rsidR="00320B7A" w:rsidRPr="009D2B29" w:rsidRDefault="00320B7A" w:rsidP="00320B7A">
      <w:pPr>
        <w:tabs>
          <w:tab w:val="left" w:pos="6120"/>
        </w:tabs>
        <w:rPr>
          <w:rStyle w:val="PageNumber"/>
          <w:rFonts w:ascii="Times" w:hAnsi="Times"/>
        </w:rPr>
      </w:pPr>
    </w:p>
    <w:p w14:paraId="42B3129A" w14:textId="77777777" w:rsidR="00320B7A" w:rsidRPr="009D2B29" w:rsidRDefault="00320B7A" w:rsidP="00320B7A">
      <w:pPr>
        <w:tabs>
          <w:tab w:val="left" w:pos="6120"/>
        </w:tabs>
        <w:rPr>
          <w:rStyle w:val="PageNumber"/>
          <w:rFonts w:ascii="Times" w:hAnsi="Times"/>
        </w:rPr>
      </w:pPr>
      <w:r w:rsidRPr="009D2B29">
        <w:rPr>
          <w:rStyle w:val="PageNumber"/>
          <w:rFonts w:ascii="Times" w:hAnsi="Times"/>
        </w:rPr>
        <w:t xml:space="preserve">We propose to formalize persistence using </w:t>
      </w:r>
      <w:r w:rsidRPr="009D2B29">
        <w:rPr>
          <w:rStyle w:val="PageNumber"/>
          <w:rFonts w:ascii="Times" w:hAnsi="Times"/>
          <w:i/>
        </w:rPr>
        <w:t>probabilistic computation tree logic</w:t>
      </w:r>
      <w:r w:rsidRPr="009D2B29">
        <w:rPr>
          <w:rStyle w:val="PageNumber"/>
          <w:rFonts w:ascii="Times" w:hAnsi="Times"/>
        </w:rPr>
        <w:t xml:space="preserve"> (PCTL) over states and actions of the MDP abstraction. PCTL is an extension of computation tree logic (CTL). CTL describes universal and existential properties of branching in a non-deterministic transition system [</w:t>
      </w:r>
      <w:proofErr w:type="spellStart"/>
      <w:r w:rsidRPr="009D2B29">
        <w:rPr>
          <w:rStyle w:val="PageNumber"/>
          <w:rFonts w:ascii="Times" w:hAnsi="Times"/>
        </w:rPr>
        <w:t>CTL_ref</w:t>
      </w:r>
      <w:proofErr w:type="spellEnd"/>
      <w:r w:rsidRPr="009D2B29">
        <w:rPr>
          <w:rStyle w:val="PageNumber"/>
          <w:rFonts w:ascii="Times" w:hAnsi="Times"/>
        </w:rPr>
        <w:t xml:space="preserve">].  The PCTL extension adds to the branching time logic probabilities and soft deadlines [bea98]. For example, PCTL enables properties such as, “there is a 98% probability that the collective will form a torus structure within 2 seconds of the human input </w:t>
      </w:r>
      <w:proofErr w:type="spellStart"/>
      <w:r w:rsidRPr="009D2B29">
        <w:rPr>
          <w:rStyle w:val="PageNumber"/>
          <w:rFonts w:ascii="Times" w:hAnsi="Times"/>
          <w:i/>
        </w:rPr>
        <w:t>u</w:t>
      </w:r>
      <w:r w:rsidRPr="009D2B29">
        <w:rPr>
          <w:rStyle w:val="PageNumber"/>
          <w:rFonts w:ascii="Times" w:hAnsi="Times"/>
          <w:vertAlign w:val="superscript"/>
        </w:rPr>
        <w:t>op</w:t>
      </w:r>
      <w:proofErr w:type="spellEnd"/>
      <w:r w:rsidRPr="009D2B29">
        <w:rPr>
          <w:rStyle w:val="PageNumber"/>
          <w:rFonts w:ascii="Times" w:hAnsi="Times"/>
        </w:rPr>
        <w:t>” to be naturally stated over the alphabet of the MDP.</w:t>
      </w:r>
    </w:p>
    <w:p w14:paraId="6ADD8186" w14:textId="77777777" w:rsidR="00320B7A" w:rsidRPr="009D2B29" w:rsidRDefault="00320B7A" w:rsidP="00320B7A">
      <w:pPr>
        <w:tabs>
          <w:tab w:val="left" w:pos="6120"/>
        </w:tabs>
        <w:rPr>
          <w:rStyle w:val="PageNumber"/>
          <w:rFonts w:ascii="Times" w:hAnsi="Times"/>
        </w:rPr>
      </w:pPr>
    </w:p>
    <w:p w14:paraId="43F0692D" w14:textId="2820F5B5" w:rsidR="0078283D" w:rsidRDefault="00320B7A" w:rsidP="0078283D">
      <w:pPr>
        <w:tabs>
          <w:tab w:val="left" w:pos="6120"/>
        </w:tabs>
        <w:rPr>
          <w:ins w:id="207" w:author="Eric Mercer" w:date="2012-05-16T15:29:00Z"/>
          <w:rStyle w:val="PageNumber"/>
          <w:rFonts w:ascii="Times" w:hAnsi="Times"/>
        </w:rPr>
      </w:pPr>
      <w:r w:rsidRPr="009D2B29">
        <w:rPr>
          <w:rStyle w:val="PageNumber"/>
          <w:rFonts w:ascii="Times" w:hAnsi="Times"/>
        </w:rPr>
        <w:t xml:space="preserve">Informally, persistence is a bound, </w:t>
      </w:r>
      <w:r w:rsidRPr="009D2B29">
        <w:rPr>
          <w:rStyle w:val="PageNumber"/>
          <w:rFonts w:ascii="Times" w:hAnsi="Times"/>
          <w:i/>
        </w:rPr>
        <w:t>[</w:t>
      </w:r>
      <w:proofErr w:type="spellStart"/>
      <w:r w:rsidRPr="009D2B29">
        <w:rPr>
          <w:rStyle w:val="PageNumber"/>
          <w:rFonts w:ascii="Times" w:hAnsi="Times"/>
          <w:i/>
        </w:rPr>
        <w:t>l</w:t>
      </w:r>
      <w:r w:rsidRPr="009D2B29">
        <w:rPr>
          <w:rStyle w:val="PageNumber"/>
          <w:rFonts w:ascii="Times" w:hAnsi="Times"/>
          <w:i/>
          <w:vertAlign w:val="subscript"/>
        </w:rPr>
        <w:t>t</w:t>
      </w:r>
      <w:proofErr w:type="gramStart"/>
      <w:r w:rsidRPr="009D2B29">
        <w:rPr>
          <w:rStyle w:val="PageNumber"/>
          <w:rFonts w:ascii="Times" w:hAnsi="Times"/>
          <w:i/>
        </w:rPr>
        <w:t>,u</w:t>
      </w:r>
      <w:r w:rsidRPr="009D2B29">
        <w:rPr>
          <w:rStyle w:val="PageNumber"/>
          <w:rFonts w:ascii="Times" w:hAnsi="Times"/>
          <w:i/>
          <w:vertAlign w:val="subscript"/>
        </w:rPr>
        <w:t>t</w:t>
      </w:r>
      <w:proofErr w:type="spellEnd"/>
      <w:proofErr w:type="gramEnd"/>
      <w:r w:rsidRPr="009D2B29">
        <w:rPr>
          <w:rStyle w:val="PageNumber"/>
          <w:rFonts w:ascii="Times" w:hAnsi="Times"/>
          <w:i/>
        </w:rPr>
        <w:t>]</w:t>
      </w:r>
      <w:r w:rsidRPr="009D2B29">
        <w:rPr>
          <w:rStyle w:val="PageNumber"/>
          <w:rFonts w:ascii="Times" w:hAnsi="Times"/>
        </w:rPr>
        <w:t>, on the amount of time a particular human input, or action</w:t>
      </w:r>
      <w:r w:rsidRPr="009D2B29">
        <w:rPr>
          <w:rFonts w:ascii="Times" w:hAnsi="Times" w:cs="Lucida Grande"/>
          <w:i/>
          <w:color w:val="000000"/>
        </w:rPr>
        <w:t xml:space="preserve"> </w:t>
      </w:r>
      <m:oMath>
        <m:acc>
          <m:accPr>
            <m:ctrlPr>
              <w:ins w:id="208" w:author="Michael Goodrich" w:date="2012-04-18T21:17:00Z">
                <w:rPr>
                  <w:rFonts w:ascii="Cambria Math" w:hAnsi="Cambria Math" w:cs="Times New Roman"/>
                  <w:i/>
                </w:rPr>
              </w:ins>
            </m:ctrlPr>
          </m:accPr>
          <m:e>
            <w:ins w:id="209" w:author="Michael Goodrich" w:date="2012-04-18T21:17:00Z">
              <m:r>
                <w:rPr>
                  <w:rFonts w:ascii="Cambria Math" w:hAnsi="Cambria Math" w:cs="Times New Roman"/>
                </w:rPr>
                <m:t>q</m:t>
              </m:r>
            </w:ins>
          </m:e>
        </m:acc>
      </m:oMath>
      <w:del w:id="210" w:author="Michael Goodrich" w:date="2012-04-18T21:17:00Z">
        <w:r w:rsidRPr="009D2B29" w:rsidDel="00CF68F2">
          <w:rPr>
            <w:rFonts w:ascii="Times" w:hAnsi="Times" w:cs="Lucida Grande"/>
            <w:i/>
            <w:color w:val="000000"/>
          </w:rPr>
          <w:delText>α</w:delText>
        </w:r>
      </w:del>
      <w:r w:rsidRPr="009D2B29">
        <w:rPr>
          <w:rFonts w:ascii="Times" w:hAnsi="Times" w:cs="Lucida Grande"/>
          <w:color w:val="000000"/>
        </w:rPr>
        <w:t>,</w:t>
      </w:r>
      <w:r w:rsidRPr="009D2B29">
        <w:rPr>
          <w:rStyle w:val="PageNumber"/>
          <w:rFonts w:ascii="Times" w:hAnsi="Times"/>
        </w:rPr>
        <w:t xml:space="preserve"> at a given span-of-control </w:t>
      </w:r>
      <w:r w:rsidR="00884915">
        <w:rPr>
          <w:rStyle w:val="PageNumber"/>
          <w:rFonts w:ascii="Times" w:hAnsi="Times"/>
          <w:i/>
        </w:rPr>
        <w:t>M</w:t>
      </w:r>
      <w:r w:rsidRPr="009D2B29">
        <w:rPr>
          <w:rStyle w:val="PageNumber"/>
          <w:rFonts w:ascii="Times" w:hAnsi="Times"/>
        </w:rPr>
        <w:t>, must be given to the robots</w:t>
      </w:r>
      <w:del w:id="211" w:author="Michael Goodrich" w:date="2012-04-18T21:17:00Z">
        <w:r w:rsidRPr="009D2B29" w:rsidDel="00CF68F2">
          <w:rPr>
            <w:rStyle w:val="PageNumber"/>
            <w:rFonts w:ascii="Times" w:hAnsi="Times"/>
          </w:rPr>
          <w:delText xml:space="preserve">, </w:delText>
        </w:r>
        <w:r w:rsidRPr="009D2B29" w:rsidDel="00CF68F2">
          <w:rPr>
            <w:rStyle w:val="PageNumber"/>
            <w:rFonts w:ascii="Times" w:hAnsi="Times"/>
            <w:i/>
          </w:rPr>
          <w:delText>f</w:delText>
        </w:r>
        <w:r w:rsidRPr="009D2B29" w:rsidDel="00CF68F2">
          <w:rPr>
            <w:rStyle w:val="PageNumber"/>
            <w:rFonts w:ascii="Times" w:hAnsi="Times"/>
          </w:rPr>
          <w:delText>,</w:delText>
        </w:r>
      </w:del>
      <w:r w:rsidRPr="009D2B29">
        <w:rPr>
          <w:rStyle w:val="PageNumber"/>
          <w:rFonts w:ascii="Times" w:hAnsi="Times"/>
        </w:rPr>
        <w:t xml:space="preserve"> to guarantee</w:t>
      </w:r>
      <w:del w:id="212" w:author="Eric Mercer" w:date="2012-05-16T13:52:00Z">
        <w:r w:rsidRPr="009D2B29" w:rsidDel="007D4E48">
          <w:rPr>
            <w:rStyle w:val="PageNumber"/>
            <w:rFonts w:ascii="Times" w:hAnsi="Times"/>
          </w:rPr>
          <w:delText xml:space="preserve"> within probabilistic bounds, </w:delText>
        </w:r>
        <w:r w:rsidRPr="009D2B29" w:rsidDel="007D4E48">
          <w:rPr>
            <w:rStyle w:val="PageNumber"/>
            <w:rFonts w:ascii="Times" w:hAnsi="Times"/>
            <w:i/>
          </w:rPr>
          <w:delText>[l</w:delText>
        </w:r>
        <w:r w:rsidRPr="009D2B29" w:rsidDel="007D4E48">
          <w:rPr>
            <w:rStyle w:val="PageNumber"/>
            <w:rFonts w:ascii="Times" w:hAnsi="Times"/>
            <w:i/>
            <w:vertAlign w:val="subscript"/>
          </w:rPr>
          <w:delText>p</w:delText>
        </w:r>
        <w:r w:rsidRPr="009D2B29" w:rsidDel="007D4E48">
          <w:rPr>
            <w:rStyle w:val="PageNumber"/>
            <w:rFonts w:ascii="Times" w:hAnsi="Times"/>
            <w:i/>
          </w:rPr>
          <w:delText>,u</w:delText>
        </w:r>
        <w:r w:rsidRPr="009D2B29" w:rsidDel="007D4E48">
          <w:rPr>
            <w:rStyle w:val="PageNumber"/>
            <w:rFonts w:ascii="Times" w:hAnsi="Times"/>
            <w:i/>
            <w:vertAlign w:val="subscript"/>
          </w:rPr>
          <w:delText>p</w:delText>
        </w:r>
        <w:r w:rsidRPr="009D2B29" w:rsidDel="007D4E48">
          <w:rPr>
            <w:rStyle w:val="PageNumber"/>
            <w:rFonts w:ascii="Times" w:hAnsi="Times"/>
            <w:i/>
          </w:rPr>
          <w:delText>]</w:delText>
        </w:r>
      </w:del>
      <w:r w:rsidRPr="009D2B29">
        <w:rPr>
          <w:rStyle w:val="PageNumber"/>
          <w:rFonts w:ascii="Times" w:hAnsi="Times"/>
        </w:rPr>
        <w:t xml:space="preserve">, that an observed </w:t>
      </w:r>
      <w:del w:id="213" w:author="Michael Goodrich" w:date="2012-04-18T21:18:00Z">
        <w:r w:rsidRPr="009D2B29" w:rsidDel="00CF68F2">
          <w:rPr>
            <w:rStyle w:val="PageNumber"/>
            <w:rFonts w:ascii="Times" w:hAnsi="Times"/>
          </w:rPr>
          <w:delText xml:space="preserve">output in the </w:delText>
        </w:r>
      </w:del>
      <w:r w:rsidRPr="009D2B29">
        <w:rPr>
          <w:rStyle w:val="PageNumber"/>
          <w:rFonts w:ascii="Times" w:hAnsi="Times"/>
        </w:rPr>
        <w:t>collective</w:t>
      </w:r>
      <w:ins w:id="214" w:author="Michael Goodrich" w:date="2012-04-18T21:18:00Z">
        <w:r w:rsidR="00CF68F2">
          <w:rPr>
            <w:rStyle w:val="PageNumber"/>
            <w:rFonts w:ascii="Times" w:hAnsi="Times"/>
          </w:rPr>
          <w:t xml:space="preserve"> state</w:t>
        </w:r>
      </w:ins>
      <w:r w:rsidRPr="009D2B29">
        <w:rPr>
          <w:rStyle w:val="PageNumber"/>
          <w:rFonts w:ascii="Times" w:hAnsi="Times"/>
        </w:rPr>
        <w:t xml:space="preserve">, </w:t>
      </w:r>
      <w:ins w:id="215" w:author="Eric Mercer" w:date="2012-05-16T13:44:00Z">
        <m:oMath>
          <m:r>
            <w:rPr>
              <w:rStyle w:val="PageNumber"/>
              <w:rFonts w:ascii="Cambria Math" w:hAnsi="Cambria Math"/>
            </w:rPr>
            <m:t>S</m:t>
          </m:r>
        </m:oMath>
      </w:ins>
      <w:ins w:id="216" w:author="Michael Goodrich" w:date="2012-04-18T21:26:00Z">
        <w:del w:id="217" w:author="Eric Mercer" w:date="2012-05-16T13:44:00Z">
          <m:oMath>
            <m:r>
              <w:rPr>
                <w:rStyle w:val="PageNumber"/>
                <w:rFonts w:ascii="Cambria Math" w:hAnsi="Cambria Math"/>
              </w:rPr>
              <m:t>β</m:t>
            </m:r>
          </m:oMath>
        </w:del>
      </w:ins>
      <w:ins w:id="218" w:author="Michael Goodrich" w:date="2012-04-18T21:18:00Z">
        <m:oMath>
          <m:r>
            <m:rPr>
              <m:sty m:val="p"/>
            </m:rPr>
            <w:rPr>
              <w:rStyle w:val="PageNumber"/>
              <w:rFonts w:ascii="Cambria Math" w:hAnsi="Cambria Math" w:hint="eastAsia"/>
            </w:rPr>
            <m:t>∈</m:t>
          </m:r>
          <m:r>
            <m:rPr>
              <m:sty m:val="p"/>
            </m:rPr>
            <w:rPr>
              <w:rStyle w:val="PageNumber"/>
              <w:rFonts w:ascii="Cambria Math" w:hAnsi="Cambria Math"/>
            </w:rPr>
            <m:t>{</m:t>
          </m:r>
          <w:del w:id="219" w:author="Eric Mercer" w:date="2012-05-16T13:44:00Z">
            <m:r>
              <m:rPr>
                <m:sty m:val="p"/>
              </m:rPr>
              <w:rPr>
                <w:rStyle w:val="PageNumber"/>
                <w:rFonts w:ascii="Cambria Math" w:hAnsi="Cambria Math"/>
              </w:rPr>
              <m:t>Torus</m:t>
            </m:r>
          </w:del>
        </m:oMath>
      </w:ins>
      <w:ins w:id="220" w:author="Eric Mercer" w:date="2012-05-16T13:44:00Z">
        <m:oMath>
          <m:r>
            <m:rPr>
              <m:sty m:val="p"/>
            </m:rPr>
            <w:rPr>
              <w:rStyle w:val="PageNumber"/>
              <w:rFonts w:ascii="Cambria Math" w:hAnsi="Cambria Math"/>
            </w:rPr>
            <m:t>F</m:t>
          </m:r>
        </m:oMath>
      </w:ins>
      <w:ins w:id="221" w:author="Michael Goodrich" w:date="2012-04-18T21:18:00Z">
        <m:oMath>
          <m:r>
            <m:rPr>
              <m:sty m:val="p"/>
            </m:rPr>
            <w:rPr>
              <w:rStyle w:val="PageNumber"/>
              <w:rFonts w:ascii="Cambria Math" w:hAnsi="Cambria Math"/>
            </w:rPr>
            <m:t xml:space="preserve">, </m:t>
          </m:r>
          <w:del w:id="222" w:author="Eric Mercer" w:date="2012-05-16T13:44:00Z">
            <m:r>
              <m:rPr>
                <m:sty m:val="p"/>
              </m:rPr>
              <w:rPr>
                <w:rStyle w:val="PageNumber"/>
                <w:rFonts w:ascii="Cambria Math" w:hAnsi="Cambria Math"/>
              </w:rPr>
              <m:t>Flock</m:t>
            </m:r>
          </w:del>
        </m:oMath>
      </w:ins>
      <w:ins w:id="223" w:author="Eric Mercer" w:date="2012-05-16T13:44:00Z">
        <m:oMath>
          <m:r>
            <m:rPr>
              <m:sty m:val="p"/>
            </m:rPr>
            <w:rPr>
              <w:rStyle w:val="PageNumber"/>
              <w:rFonts w:ascii="Cambria Math" w:hAnsi="Cambria Math"/>
            </w:rPr>
            <m:t>T</m:t>
          </m:r>
        </m:oMath>
      </w:ins>
      <w:ins w:id="224" w:author="Michael Goodrich" w:date="2012-04-18T21:18:00Z">
        <m:oMath>
          <m:r>
            <w:rPr>
              <w:rStyle w:val="PageNumber"/>
              <w:rFonts w:ascii="Cambria Math" w:hAnsi="Cambria Math"/>
            </w:rPr>
            <m:t>}</m:t>
          </m:r>
        </m:oMath>
      </w:ins>
      <w:r w:rsidRPr="00CF68F2">
        <w:rPr>
          <w:rStyle w:val="PageNumber"/>
          <w:rFonts w:ascii="Times" w:hAnsi="Times"/>
        </w:rPr>
        <w:t>,</w:t>
      </w:r>
      <w:r w:rsidRPr="009D2B29">
        <w:rPr>
          <w:rStyle w:val="PageNumber"/>
          <w:rFonts w:ascii="Times" w:hAnsi="Times"/>
        </w:rPr>
        <w:t xml:space="preserve"> reflects a desired emergent collective behavior.</w:t>
      </w:r>
      <w:ins w:id="225" w:author="Eric Mercer" w:date="2012-05-16T13:46:00Z">
        <w:r w:rsidR="00D058DA">
          <w:rPr>
            <w:rStyle w:val="PageNumber"/>
            <w:rFonts w:ascii="Times" w:hAnsi="Times"/>
          </w:rPr>
          <w:t xml:space="preserve"> The property is computed in our MDP model using the PRISM stochastic model checker</w:t>
        </w:r>
      </w:ins>
      <w:ins w:id="226" w:author="Eric Mercer" w:date="2012-05-16T13:47:00Z">
        <w:r w:rsidR="00D058DA" w:rsidRPr="009D2B29">
          <w:rPr>
            <w:rStyle w:val="PageNumber"/>
            <w:rFonts w:ascii="Times" w:hAnsi="Times"/>
          </w:rPr>
          <w:t xml:space="preserve"> -- a tool for formal modeling and analysis of systems that exhibit random or probabilistic behaviors [</w:t>
        </w:r>
        <w:proofErr w:type="spellStart"/>
        <w:r w:rsidR="00D058DA" w:rsidRPr="009D2B29">
          <w:rPr>
            <w:rStyle w:val="PageNumber"/>
            <w:rFonts w:ascii="Times" w:hAnsi="Times"/>
          </w:rPr>
          <w:t>prism_ref</w:t>
        </w:r>
        <w:proofErr w:type="spellEnd"/>
        <w:r w:rsidR="00D058DA" w:rsidRPr="009D2B29">
          <w:rPr>
            <w:rStyle w:val="PageNumber"/>
            <w:rFonts w:ascii="Times" w:hAnsi="Times"/>
          </w:rPr>
          <w:t xml:space="preserve">]. </w:t>
        </w:r>
      </w:ins>
      <w:ins w:id="227" w:author="Eric Mercer" w:date="2012-05-16T13:48:00Z">
        <w:r w:rsidR="00011CC9">
          <w:rPr>
            <w:rStyle w:val="PageNumber"/>
            <w:rFonts w:ascii="Times" w:hAnsi="Times"/>
          </w:rPr>
          <w:t xml:space="preserve"> To measure time, the MDP is augmented with rewards. From the point where the action is resolved, each state is rewarded with the constant 1</w:t>
        </w:r>
      </w:ins>
      <w:ins w:id="228" w:author="Eric Mercer" w:date="2012-05-16T15:29:00Z">
        <w:r w:rsidR="00416B46">
          <w:rPr>
            <w:rStyle w:val="PageNumber"/>
            <w:rFonts w:ascii="Times" w:hAnsi="Times"/>
          </w:rPr>
          <w:t>, representing a single time step in a discrete space,</w:t>
        </w:r>
      </w:ins>
      <w:ins w:id="229" w:author="Eric Mercer" w:date="2012-05-16T13:48:00Z">
        <w:r w:rsidR="00011CC9">
          <w:rPr>
            <w:rStyle w:val="PageNumber"/>
            <w:rFonts w:ascii="Times" w:hAnsi="Times"/>
          </w:rPr>
          <w:t xml:space="preserve"> until the system adopts the desired collective behavior in the abstract state.</w:t>
        </w:r>
      </w:ins>
      <w:ins w:id="230" w:author="Eric Mercer" w:date="2012-05-16T13:50:00Z">
        <w:r w:rsidR="007D4E48">
          <w:rPr>
            <w:rStyle w:val="PageNumber"/>
            <w:rFonts w:ascii="Times" w:hAnsi="Times"/>
          </w:rPr>
          <w:t xml:space="preserve"> It is now possible to measure persistence, or the expected time to transition to the abstract state, by asking PRISM to find computation paths in the MDP that maximize or minimize the reward.</w:t>
        </w:r>
      </w:ins>
      <w:ins w:id="231" w:author="Eric Mercer" w:date="2012-05-16T15:29:00Z">
        <w:r w:rsidR="00416B46">
          <w:rPr>
            <w:rStyle w:val="PageNumber"/>
            <w:rFonts w:ascii="Times" w:hAnsi="Times"/>
          </w:rPr>
          <w:t xml:space="preserve"> </w:t>
        </w:r>
      </w:ins>
      <w:ins w:id="232" w:author="Eric Mercer" w:date="2012-05-16T13:53:00Z">
        <w:r w:rsidR="0078283D">
          <w:rPr>
            <w:rStyle w:val="PageNumber"/>
            <w:rFonts w:ascii="Times" w:hAnsi="Times"/>
          </w:rPr>
          <w:t xml:space="preserve">The general pattern for the PRISM property is expressed as </w:t>
        </w:r>
      </w:ins>
    </w:p>
    <w:p w14:paraId="137EF5E0" w14:textId="77777777" w:rsidR="00416B46" w:rsidRPr="0078283D" w:rsidRDefault="00416B46" w:rsidP="0078283D">
      <w:pPr>
        <w:tabs>
          <w:tab w:val="left" w:pos="6120"/>
        </w:tabs>
        <w:rPr>
          <w:ins w:id="233" w:author="Eric Mercer" w:date="2012-05-16T13:53:00Z"/>
          <w:rStyle w:val="PageNumber"/>
          <w:rFonts w:ascii="Times" w:hAnsi="Times"/>
        </w:rPr>
      </w:pPr>
    </w:p>
    <w:p w14:paraId="78FFB41E" w14:textId="532ABF2A" w:rsidR="0078283D" w:rsidRDefault="0078283D" w:rsidP="0078283D">
      <w:pPr>
        <w:tabs>
          <w:tab w:val="left" w:pos="6120"/>
        </w:tabs>
        <w:rPr>
          <w:ins w:id="234" w:author="Eric Mercer" w:date="2012-05-16T15:29:00Z"/>
          <w:rStyle w:val="PageNumber"/>
          <w:rFonts w:ascii="Times" w:hAnsi="Times"/>
        </w:rPr>
      </w:pPr>
      <w:proofErr w:type="gramStart"/>
      <w:ins w:id="235" w:author="Eric Mercer" w:date="2012-05-16T13:53:00Z">
        <w:r w:rsidRPr="0078283D">
          <w:rPr>
            <w:rStyle w:val="PageNumber"/>
            <w:rFonts w:ascii="Times" w:hAnsi="Times"/>
          </w:rPr>
          <w:t>filter</w:t>
        </w:r>
        <w:proofErr w:type="gramEnd"/>
        <w:r w:rsidRPr="0078283D">
          <w:rPr>
            <w:rStyle w:val="PageNumber"/>
            <w:rFonts w:ascii="Times" w:hAnsi="Times"/>
          </w:rPr>
          <w:t xml:space="preserve">(min, </w:t>
        </w:r>
        <w:proofErr w:type="spellStart"/>
        <w:r w:rsidRPr="0078283D">
          <w:rPr>
            <w:rStyle w:val="PageNumber"/>
            <w:rFonts w:ascii="Times" w:hAnsi="Times"/>
          </w:rPr>
          <w:t>Rmin</w:t>
        </w:r>
        <w:proofErr w:type="spellEnd"/>
        <w:r w:rsidRPr="0078283D">
          <w:rPr>
            <w:rStyle w:val="PageNumber"/>
            <w:rFonts w:ascii="Times" w:hAnsi="Times"/>
          </w:rPr>
          <w:t xml:space="preserve">=? </w:t>
        </w:r>
        <w:proofErr w:type="gramStart"/>
        <w:r w:rsidRPr="0078283D">
          <w:rPr>
            <w:rStyle w:val="PageNumber"/>
            <w:rFonts w:ascii="Times" w:hAnsi="Times"/>
          </w:rPr>
          <w:t xml:space="preserve">[ </w:t>
        </w:r>
        <w:r w:rsidRPr="00416B46">
          <w:rPr>
            <w:rStyle w:val="PageNumber"/>
            <w:rFonts w:ascii="Times" w:hAnsi="Times"/>
            <w:b/>
            <w:rPrChange w:id="236" w:author="Eric Mercer" w:date="2012-05-16T15:29:00Z">
              <w:rPr>
                <w:rStyle w:val="PageNumber"/>
                <w:rFonts w:ascii="Times" w:hAnsi="Times"/>
              </w:rPr>
            </w:rPrChange>
          </w:rPr>
          <w:t>F</w:t>
        </w:r>
        <w:proofErr w:type="gramEnd"/>
        <w:r w:rsidRPr="0078283D">
          <w:rPr>
            <w:rStyle w:val="PageNumber"/>
            <w:rFonts w:ascii="Times" w:hAnsi="Times"/>
          </w:rPr>
          <w:t xml:space="preserve"> "flock" ], ("torus"&amp;"m10"))</w:t>
        </w:r>
      </w:ins>
    </w:p>
    <w:p w14:paraId="08AB530B" w14:textId="77777777" w:rsidR="00416B46" w:rsidRDefault="00416B46" w:rsidP="0078283D">
      <w:pPr>
        <w:tabs>
          <w:tab w:val="left" w:pos="6120"/>
        </w:tabs>
        <w:rPr>
          <w:ins w:id="237" w:author="Eric Mercer" w:date="2012-05-16T15:29:00Z"/>
          <w:rStyle w:val="PageNumber"/>
          <w:rFonts w:ascii="Times" w:hAnsi="Times"/>
        </w:rPr>
      </w:pPr>
    </w:p>
    <w:p w14:paraId="2401E646" w14:textId="4579B920" w:rsidR="00416B46" w:rsidRDefault="00416B46" w:rsidP="0078283D">
      <w:pPr>
        <w:tabs>
          <w:tab w:val="left" w:pos="6120"/>
        </w:tabs>
        <w:rPr>
          <w:ins w:id="238" w:author="Eric Mercer" w:date="2012-05-16T15:31:00Z"/>
          <w:rStyle w:val="PageNumber"/>
          <w:rFonts w:ascii="Times" w:hAnsi="Times"/>
        </w:rPr>
      </w:pPr>
      <w:proofErr w:type="gramStart"/>
      <w:ins w:id="239" w:author="Eric Mercer" w:date="2012-05-16T15:29:00Z">
        <w:r>
          <w:rPr>
            <w:rStyle w:val="PageNumber"/>
            <w:rFonts w:ascii="Times" w:hAnsi="Times"/>
          </w:rPr>
          <w:t>which</w:t>
        </w:r>
        <w:proofErr w:type="gramEnd"/>
        <w:r>
          <w:rPr>
            <w:rStyle w:val="PageNumber"/>
            <w:rFonts w:ascii="Times" w:hAnsi="Times"/>
          </w:rPr>
          <w:t xml:space="preserve"> is understood intuitively as, </w:t>
        </w:r>
      </w:ins>
      <w:ins w:id="240" w:author="Eric Mercer" w:date="2012-05-16T15:30:00Z">
        <w:r>
          <w:rPr>
            <w:rStyle w:val="PageNumber"/>
            <w:rFonts w:ascii="Times" w:hAnsi="Times"/>
          </w:rPr>
          <w:t>“from torus abstract state where the chosen action is m=10, what is the minimum reward when the system eventually reaches the flock abstract state.</w:t>
        </w:r>
      </w:ins>
      <w:ins w:id="241" w:author="Eric Mercer" w:date="2012-05-16T15:31:00Z">
        <w:r>
          <w:rPr>
            <w:rStyle w:val="PageNumber"/>
            <w:rFonts w:ascii="Times" w:hAnsi="Times"/>
          </w:rPr>
          <w:t xml:space="preserve">”  PRISM supports a similar operator, </w:t>
        </w:r>
        <w:proofErr w:type="spellStart"/>
        <w:r>
          <w:rPr>
            <w:rStyle w:val="PageNumber"/>
            <w:rFonts w:ascii="Times" w:hAnsi="Times"/>
          </w:rPr>
          <w:t>Rmax</w:t>
        </w:r>
        <w:proofErr w:type="spellEnd"/>
        <w:r>
          <w:rPr>
            <w:rStyle w:val="PageNumber"/>
            <w:rFonts w:ascii="Times" w:hAnsi="Times"/>
          </w:rPr>
          <w:t>, to compute the maximum reward.</w:t>
        </w:r>
      </w:ins>
    </w:p>
    <w:p w14:paraId="08D5BD39" w14:textId="77777777" w:rsidR="00AB552E" w:rsidRDefault="00AB552E" w:rsidP="00320B7A">
      <w:pPr>
        <w:tabs>
          <w:tab w:val="left" w:pos="6120"/>
        </w:tabs>
        <w:rPr>
          <w:ins w:id="242" w:author="Eric Mercer" w:date="2012-05-16T15:31:00Z"/>
          <w:rStyle w:val="PageNumber"/>
          <w:rFonts w:ascii="Times" w:hAnsi="Times"/>
        </w:rPr>
      </w:pPr>
    </w:p>
    <w:p w14:paraId="3E299945" w14:textId="32E95AA5" w:rsidR="00AB552E" w:rsidRPr="00AB552E" w:rsidRDefault="00AB552E" w:rsidP="00AB552E">
      <w:pPr>
        <w:tabs>
          <w:tab w:val="left" w:pos="6120"/>
        </w:tabs>
        <w:rPr>
          <w:ins w:id="243" w:author="Eric Mercer" w:date="2012-05-16T15:32:00Z"/>
          <w:rFonts w:ascii="Times" w:hAnsi="Times"/>
        </w:rPr>
      </w:pPr>
      <w:ins w:id="244" w:author="Eric Mercer" w:date="2012-05-16T15:32:00Z">
        <w:r>
          <w:rPr>
            <w:rFonts w:ascii="Times" w:hAnsi="Times"/>
          </w:rPr>
          <w:t>In our simple MDP</w:t>
        </w:r>
        <w:r w:rsidRPr="00AB552E">
          <w:rPr>
            <w:rFonts w:ascii="Times" w:hAnsi="Times"/>
          </w:rPr>
          <w:t xml:space="preserve"> model the expected time to transition to a Flock from a Torus when directly influencing 10 agents is 2.43 units. The value, of course, changes as we adjust the probability distributions in the model. </w:t>
        </w:r>
      </w:ins>
      <w:ins w:id="245" w:author="Eric Mercer" w:date="2012-05-16T15:33:00Z">
        <w:r>
          <w:rPr>
            <w:rFonts w:ascii="Times" w:hAnsi="Times"/>
          </w:rPr>
          <w:t>I</w:t>
        </w:r>
      </w:ins>
      <w:ins w:id="246" w:author="Eric Mercer" w:date="2012-05-16T15:32:00Z">
        <w:r>
          <w:rPr>
            <w:rFonts w:ascii="Times" w:hAnsi="Times"/>
          </w:rPr>
          <w:t>n general, the</w:t>
        </w:r>
        <w:r w:rsidRPr="00AB552E">
          <w:rPr>
            <w:rFonts w:ascii="Times" w:hAnsi="Times"/>
          </w:rPr>
          <w:t xml:space="preserve"> maximum time to transition from a Flock to a Torus in the worst case (m=10) is 4.4 time units. The minimum time is 1 which occurs for M &gt;= 70. The maximum time to transition from Flock to Torus is 2.43 and the minimum time is 1 for M&gt;=30. </w:t>
        </w:r>
        <w:r>
          <w:rPr>
            <w:rFonts w:ascii="Times" w:hAnsi="Times"/>
          </w:rPr>
          <w:t xml:space="preserve">The running time to compute these bounds by PRISM is </w:t>
        </w:r>
      </w:ins>
      <w:ins w:id="247" w:author="Eric Mercer" w:date="2012-05-16T15:34:00Z">
        <w:r>
          <w:rPr>
            <w:rFonts w:ascii="Times" w:hAnsi="Times"/>
          </w:rPr>
          <w:t>negligible</w:t>
        </w:r>
      </w:ins>
      <w:ins w:id="248" w:author="Eric Mercer" w:date="2012-05-16T15:32:00Z">
        <w:r>
          <w:rPr>
            <w:rFonts w:ascii="Times" w:hAnsi="Times"/>
          </w:rPr>
          <w:t>.</w:t>
        </w:r>
      </w:ins>
    </w:p>
    <w:p w14:paraId="4EBEDAE1" w14:textId="6AF8319B" w:rsidR="00320B7A" w:rsidRPr="009D2B29" w:rsidDel="00416B46" w:rsidRDefault="00320B7A" w:rsidP="00320B7A">
      <w:pPr>
        <w:tabs>
          <w:tab w:val="left" w:pos="6120"/>
        </w:tabs>
        <w:rPr>
          <w:del w:id="249" w:author="Eric Mercer" w:date="2012-05-16T15:31:00Z"/>
          <w:rStyle w:val="PageNumber"/>
          <w:rFonts w:ascii="Times" w:hAnsi="Times"/>
        </w:rPr>
      </w:pPr>
      <w:bookmarkStart w:id="250" w:name="_GoBack"/>
      <w:bookmarkEnd w:id="250"/>
      <w:del w:id="251" w:author="Eric Mercer" w:date="2012-05-16T13:46:00Z">
        <w:r w:rsidRPr="009D2B29" w:rsidDel="00D058DA">
          <w:rPr>
            <w:rStyle w:val="PageNumber"/>
            <w:rFonts w:ascii="Times" w:hAnsi="Times"/>
          </w:rPr>
          <w:delText xml:space="preserve"> </w:delText>
        </w:r>
      </w:del>
    </w:p>
    <w:p w14:paraId="0ADFC47B" w14:textId="4E93FD9F" w:rsidR="00320B7A" w:rsidRPr="009D2B29" w:rsidDel="00416B46" w:rsidRDefault="00320B7A" w:rsidP="00320B7A">
      <w:pPr>
        <w:tabs>
          <w:tab w:val="left" w:pos="6120"/>
        </w:tabs>
        <w:rPr>
          <w:del w:id="252" w:author="Eric Mercer" w:date="2012-05-16T15:31:00Z"/>
          <w:rStyle w:val="PageNumber"/>
          <w:rFonts w:ascii="Times" w:hAnsi="Times"/>
        </w:rPr>
      </w:pPr>
    </w:p>
    <w:p w14:paraId="20A138D6" w14:textId="45AB2742" w:rsidR="00CF68F2" w:rsidDel="00416B46" w:rsidRDefault="00320B7A" w:rsidP="00320B7A">
      <w:pPr>
        <w:tabs>
          <w:tab w:val="left" w:pos="6120"/>
        </w:tabs>
        <w:rPr>
          <w:ins w:id="253" w:author="Michael Goodrich" w:date="2012-04-18T21:19:00Z"/>
          <w:del w:id="254" w:author="Eric Mercer" w:date="2012-05-16T15:31:00Z"/>
          <w:rStyle w:val="PageNumber"/>
          <w:rFonts w:ascii="Times" w:hAnsi="Times"/>
        </w:rPr>
      </w:pPr>
      <w:del w:id="255" w:author="Eric Mercer" w:date="2012-05-16T15:31:00Z">
        <w:r w:rsidRPr="009D2B29" w:rsidDel="00416B46">
          <w:rPr>
            <w:rStyle w:val="PageNumber"/>
            <w:rFonts w:ascii="Times" w:hAnsi="Times"/>
          </w:rPr>
          <w:delText xml:space="preserve">Formally, let </w:delText>
        </w:r>
        <w:r w:rsidRPr="009D2B29" w:rsidDel="00416B46">
          <w:rPr>
            <w:rFonts w:ascii="Times" w:hAnsi="Times" w:cs="Lucida Grande"/>
            <w:i/>
            <w:color w:val="000000"/>
          </w:rPr>
          <w:delText>α</w:delText>
        </w:r>
        <w:r w:rsidRPr="009D2B29" w:rsidDel="00416B46">
          <w:rPr>
            <w:rFonts w:ascii="Times" w:hAnsi="Times" w:cs="Lucida Grande"/>
            <w:i/>
            <w:color w:val="000000"/>
            <w:vertAlign w:val="subscript"/>
          </w:rPr>
          <w:delText>n</w:delText>
        </w:r>
        <w:r w:rsidRPr="009D2B29" w:rsidDel="00416B46">
          <w:rPr>
            <w:rFonts w:ascii="Times" w:hAnsi="Times" w:cs="Lucida Grande"/>
            <w:b/>
            <w:color w:val="000000"/>
          </w:rPr>
          <w:delText xml:space="preserve"> </w:delText>
        </w:r>
        <w:r w:rsidRPr="009D2B29" w:rsidDel="00416B46">
          <w:rPr>
            <w:rStyle w:val="PageNumber"/>
            <w:rFonts w:ascii="Times" w:hAnsi="Times"/>
          </w:rPr>
          <w:delText xml:space="preserve">denote the human input given to the MDP at a particular span of control and let </w:delText>
        </w:r>
      </w:del>
      <w:del w:id="256" w:author="Eric Mercer" w:date="2012-05-16T13:44:00Z">
        <w:r w:rsidRPr="009D2B29" w:rsidDel="00D058DA">
          <w:rPr>
            <w:rFonts w:ascii="Times" w:hAnsi="Times"/>
            <w:i/>
          </w:rPr>
          <w:delText>β</w:delText>
        </w:r>
      </w:del>
      <w:del w:id="257" w:author="Eric Mercer" w:date="2012-05-16T15:31:00Z">
        <w:r w:rsidRPr="009D2B29" w:rsidDel="00416B46">
          <w:rPr>
            <w:rFonts w:ascii="Times" w:hAnsi="Times"/>
          </w:rPr>
          <w:delText xml:space="preserve"> </w:delText>
        </w:r>
        <w:r w:rsidRPr="009D2B29" w:rsidDel="00416B46">
          <w:rPr>
            <w:rStyle w:val="PageNumber"/>
            <w:rFonts w:ascii="Times" w:hAnsi="Times"/>
          </w:rPr>
          <w:delText>denote the desired behavior in the MDP state. In PCTL, persistence is a bound given as</w:delText>
        </w:r>
      </w:del>
    </w:p>
    <w:p w14:paraId="58B4A56C" w14:textId="340601F1" w:rsidR="00CF68F2" w:rsidRPr="00085B17" w:rsidDel="00416B46" w:rsidRDefault="00F03387" w:rsidP="00320B7A">
      <w:pPr>
        <w:tabs>
          <w:tab w:val="left" w:pos="6120"/>
        </w:tabs>
        <w:rPr>
          <w:del w:id="258" w:author="Eric Mercer" w:date="2012-05-16T15:31:00Z"/>
          <w:rStyle w:val="PageNumber"/>
          <w:rFonts w:ascii="Times" w:hAnsi="Times"/>
          <w:i/>
        </w:rPr>
      </w:pPr>
      <m:oMathPara>
        <m:oMath>
          <m:sSub>
            <m:sSubPr>
              <m:ctrlPr>
                <w:ins w:id="259" w:author="Michael Goodrich" w:date="2012-04-18T21:19:00Z">
                  <w:del w:id="260" w:author="Eric Mercer" w:date="2012-05-16T15:31:00Z">
                    <w:rPr>
                      <w:rStyle w:val="PageNumber"/>
                      <w:rFonts w:ascii="Cambria Math" w:hAnsi="Cambria Math"/>
                      <w:b/>
                      <w:i/>
                    </w:rPr>
                  </w:del>
                </w:ins>
              </m:ctrlPr>
            </m:sSubPr>
            <m:e>
              <w:ins w:id="261" w:author="Michael Goodrich" w:date="2012-04-18T21:19:00Z">
                <w:del w:id="262" w:author="Eric Mercer" w:date="2012-05-16T15:31:00Z">
                  <m:r>
                    <m:rPr>
                      <m:sty m:val="b"/>
                    </m:rPr>
                    <w:rPr>
                      <w:rStyle w:val="PageNumber"/>
                      <w:rFonts w:ascii="Cambria Math" w:hAnsi="Cambria Math"/>
                    </w:rPr>
                    <m:t>P</m:t>
                  </m:r>
                </w:del>
              </w:ins>
              <m:ctrlPr>
                <w:ins w:id="263" w:author="Michael Goodrich" w:date="2012-04-18T21:19:00Z">
                  <w:del w:id="264" w:author="Eric Mercer" w:date="2012-05-16T15:31:00Z">
                    <w:rPr>
                      <w:rStyle w:val="PageNumber"/>
                      <w:rFonts w:ascii="Cambria Math" w:hAnsi="Cambria Math"/>
                      <w:b/>
                    </w:rPr>
                  </w:del>
                </w:ins>
              </m:ctrlPr>
            </m:e>
            <m:sub>
              <m:sSub>
                <m:sSubPr>
                  <m:ctrlPr>
                    <w:ins w:id="265" w:author="Michael Goodrich" w:date="2012-04-18T21:19:00Z">
                      <w:del w:id="266" w:author="Eric Mercer" w:date="2012-05-16T15:31:00Z">
                        <w:rPr>
                          <w:rStyle w:val="PageNumber"/>
                          <w:rFonts w:ascii="Cambria Math" w:hAnsi="Cambria Math"/>
                          <w:b/>
                          <w:i/>
                        </w:rPr>
                      </w:del>
                    </w:ins>
                  </m:ctrlPr>
                </m:sSubPr>
                <m:e>
                  <w:ins w:id="267" w:author="Michael Goodrich" w:date="2012-04-18T21:20:00Z">
                    <w:del w:id="268" w:author="Eric Mercer" w:date="2012-05-16T15:31:00Z">
                      <m:r>
                        <m:rPr>
                          <m:sty m:val="bi"/>
                        </m:rPr>
                        <w:rPr>
                          <w:rStyle w:val="PageNumber"/>
                          <w:rFonts w:ascii="Cambria Math" w:hAnsi="Cambria Math"/>
                        </w:rPr>
                        <m:t>[</m:t>
                      </m:r>
                    </w:del>
                  </w:ins>
                  <w:ins w:id="269" w:author="Michael Goodrich" w:date="2012-04-18T21:19:00Z">
                    <w:del w:id="270" w:author="Eric Mercer" w:date="2012-05-16T15:31:00Z">
                      <m:r>
                        <m:rPr>
                          <m:sty m:val="bi"/>
                        </m:rPr>
                        <w:rPr>
                          <w:rStyle w:val="PageNumber"/>
                          <w:rFonts w:ascii="Cambria Math" w:hAnsi="Cambria Math"/>
                        </w:rPr>
                        <m:t>l</m:t>
                      </m:r>
                    </w:del>
                  </w:ins>
                </m:e>
                <m:sub>
                  <w:ins w:id="271" w:author="Michael Goodrich" w:date="2012-04-18T21:19:00Z">
                    <w:del w:id="272" w:author="Eric Mercer" w:date="2012-05-16T15:31:00Z">
                      <m:r>
                        <m:rPr>
                          <m:sty m:val="bi"/>
                        </m:rPr>
                        <w:rPr>
                          <w:rStyle w:val="PageNumber"/>
                          <w:rFonts w:ascii="Cambria Math" w:hAnsi="Cambria Math"/>
                        </w:rPr>
                        <m:t>p</m:t>
                      </m:r>
                    </w:del>
                  </w:ins>
                </m:sub>
              </m:sSub>
              <m:sSub>
                <m:sSubPr>
                  <m:ctrlPr>
                    <w:ins w:id="273" w:author="Michael Goodrich" w:date="2012-04-18T21:19:00Z">
                      <w:del w:id="274" w:author="Eric Mercer" w:date="2012-05-16T15:31:00Z">
                        <w:rPr>
                          <w:rStyle w:val="PageNumber"/>
                          <w:rFonts w:ascii="Cambria Math" w:hAnsi="Cambria Math"/>
                          <w:b/>
                          <w:i/>
                        </w:rPr>
                      </w:del>
                    </w:ins>
                  </m:ctrlPr>
                </m:sSubPr>
                <m:e>
                  <w:ins w:id="275" w:author="Michael Goodrich" w:date="2012-04-18T21:19:00Z">
                    <w:del w:id="276" w:author="Eric Mercer" w:date="2012-05-16T15:31:00Z">
                      <m:r>
                        <m:rPr>
                          <m:sty m:val="bi"/>
                        </m:rPr>
                        <w:rPr>
                          <w:rStyle w:val="PageNumber"/>
                          <w:rFonts w:ascii="Cambria Math" w:hAnsi="Cambria Math"/>
                        </w:rPr>
                        <m:t>,u</m:t>
                      </m:r>
                    </w:del>
                  </w:ins>
                </m:e>
                <m:sub>
                  <w:ins w:id="277" w:author="Michael Goodrich" w:date="2012-04-18T21:19:00Z">
                    <w:del w:id="278" w:author="Eric Mercer" w:date="2012-05-16T15:31:00Z">
                      <m:r>
                        <m:rPr>
                          <m:sty m:val="bi"/>
                        </m:rPr>
                        <w:rPr>
                          <w:rStyle w:val="PageNumber"/>
                          <w:rFonts w:ascii="Cambria Math" w:hAnsi="Cambria Math"/>
                        </w:rPr>
                        <m:t>p</m:t>
                      </m:r>
                    </w:del>
                  </w:ins>
                </m:sub>
              </m:sSub>
              <w:ins w:id="279" w:author="Michael Goodrich" w:date="2012-04-18T21:19:00Z">
                <w:del w:id="280" w:author="Eric Mercer" w:date="2012-05-16T15:31:00Z">
                  <m:r>
                    <m:rPr>
                      <m:sty m:val="bi"/>
                    </m:rPr>
                    <w:rPr>
                      <w:rStyle w:val="PageNumber"/>
                      <w:rFonts w:ascii="Cambria Math" w:hAnsi="Cambria Math"/>
                    </w:rPr>
                    <m:t>]</m:t>
                  </m:r>
                </w:del>
              </w:ins>
            </m:sub>
          </m:sSub>
          <w:ins w:id="281" w:author="Michael Goodrich" w:date="2012-04-18T21:25:00Z">
            <w:del w:id="282" w:author="Eric Mercer" w:date="2012-05-16T15:31:00Z">
              <m:r>
                <m:rPr>
                  <m:sty m:val="bi"/>
                </m:rPr>
                <w:rPr>
                  <w:rStyle w:val="PageNumber"/>
                  <w:rFonts w:ascii="Cambria Math" w:hAnsi="Cambria Math"/>
                </w:rPr>
                <m:t xml:space="preserve"> </m:t>
              </m:r>
            </w:del>
          </w:ins>
          <w:ins w:id="283" w:author="Michael Goodrich" w:date="2012-04-18T21:20:00Z">
            <w:del w:id="284" w:author="Eric Mercer" w:date="2012-05-16T15:31:00Z">
              <m:r>
                <m:rPr>
                  <m:sty m:val="bi"/>
                </m:rPr>
                <w:rPr>
                  <w:rStyle w:val="PageNumber"/>
                  <w:rFonts w:ascii="Cambria Math" w:hAnsi="Cambria Math"/>
                </w:rPr>
                <m:t>[</m:t>
              </m:r>
              <m:r>
                <m:rPr>
                  <m:sty m:val="b"/>
                </m:rPr>
                <w:rPr>
                  <w:rStyle w:val="PageNumber"/>
                  <w:rFonts w:ascii="Cambria Math" w:hAnsi="Cambria Math"/>
                </w:rPr>
                <m:t>G</m:t>
              </m:r>
              <m:r>
                <w:rPr>
                  <w:rStyle w:val="PageNumber"/>
                  <w:rFonts w:ascii="Cambria Math" w:hAnsi="Cambria Math"/>
                </w:rPr>
                <m:t>(</m:t>
              </m:r>
            </w:del>
          </w:ins>
          <m:sSub>
            <m:sSubPr>
              <m:ctrlPr>
                <w:ins w:id="285" w:author="Michael Goodrich" w:date="2012-04-18T21:22:00Z">
                  <w:del w:id="286" w:author="Eric Mercer" w:date="2012-05-16T15:31:00Z">
                    <w:rPr>
                      <w:rStyle w:val="PageNumber"/>
                      <w:rFonts w:ascii="Cambria Math" w:hAnsi="Cambria Math"/>
                      <w:i/>
                    </w:rPr>
                  </w:del>
                </w:ins>
              </m:ctrlPr>
            </m:sSubPr>
            <m:e>
              <m:acc>
                <m:accPr>
                  <m:ctrlPr>
                    <w:ins w:id="287" w:author="Michael Goodrich" w:date="2012-04-18T21:22:00Z">
                      <w:del w:id="288" w:author="Eric Mercer" w:date="2012-05-16T15:31:00Z">
                        <w:rPr>
                          <w:rStyle w:val="PageNumber"/>
                          <w:rFonts w:ascii="Cambria Math" w:hAnsi="Cambria Math"/>
                          <w:i/>
                        </w:rPr>
                      </w:del>
                    </w:ins>
                  </m:ctrlPr>
                </m:accPr>
                <m:e>
                  <w:ins w:id="289" w:author="Michael Goodrich" w:date="2012-04-18T21:22:00Z">
                    <w:del w:id="290" w:author="Eric Mercer" w:date="2012-05-16T15:31:00Z">
                      <m:r>
                        <w:rPr>
                          <w:rStyle w:val="PageNumber"/>
                          <w:rFonts w:ascii="Cambria Math" w:hAnsi="Cambria Math"/>
                        </w:rPr>
                        <m:t>q</m:t>
                      </m:r>
                    </w:del>
                  </w:ins>
                </m:e>
              </m:acc>
            </m:e>
            <m:sub>
              <w:ins w:id="291" w:author="Michael Goodrich" w:date="2012-04-18T21:22:00Z">
                <w:del w:id="292" w:author="Eric Mercer" w:date="2012-05-16T15:31:00Z">
                  <m:r>
                    <w:rPr>
                      <w:rStyle w:val="PageNumber"/>
                      <w:rFonts w:ascii="Cambria Math" w:hAnsi="Cambria Math"/>
                    </w:rPr>
                    <m:t>M</m:t>
                  </m:r>
                </w:del>
              </w:ins>
            </m:sub>
          </m:sSub>
          <m:sSub>
            <m:sSubPr>
              <m:ctrlPr>
                <w:ins w:id="293" w:author="Michael Goodrich" w:date="2012-04-18T21:21:00Z">
                  <w:del w:id="294" w:author="Eric Mercer" w:date="2012-05-16T15:31:00Z">
                    <w:rPr>
                      <w:rStyle w:val="PageNumber"/>
                      <w:rFonts w:ascii="Cambria Math" w:hAnsi="Cambria Math"/>
                      <w:i/>
                    </w:rPr>
                  </w:del>
                </w:ins>
              </m:ctrlPr>
            </m:sSubPr>
            <m:e>
              <w:ins w:id="295" w:author="Michael Goodrich" w:date="2012-04-18T21:21:00Z">
                <w:del w:id="296" w:author="Eric Mercer" w:date="2012-05-16T15:31:00Z">
                  <m:r>
                    <w:rPr>
                      <w:rStyle w:val="PageNumber"/>
                      <w:rFonts w:ascii="Cambria Math" w:hAnsi="Cambria Math" w:hint="eastAsia"/>
                    </w:rPr>
                    <m:t>→</m:t>
                  </m:r>
                </w:del>
              </w:ins>
            </m:e>
            <m:sub>
              <w:ins w:id="297" w:author="Michael Goodrich" w:date="2012-04-18T21:22:00Z">
                <w:del w:id="298" w:author="Eric Mercer" w:date="2012-05-16T15:31:00Z">
                  <m:r>
                    <w:rPr>
                      <w:rStyle w:val="PageNumber"/>
                      <w:rFonts w:ascii="Cambria Math" w:hAnsi="Cambria Math"/>
                    </w:rPr>
                    <m:t xml:space="preserve"> </m:t>
                  </m:r>
                </w:del>
              </w:ins>
            </m:sub>
          </m:sSub>
          <m:d>
            <m:dPr>
              <m:endChr m:val="]"/>
              <m:ctrlPr>
                <w:ins w:id="299" w:author="Michael Goodrich" w:date="2012-04-18T21:21:00Z">
                  <w:del w:id="300" w:author="Eric Mercer" w:date="2012-05-16T15:31:00Z">
                    <w:rPr>
                      <w:rStyle w:val="PageNumber"/>
                      <w:rFonts w:ascii="Cambria Math" w:hAnsi="Cambria Math"/>
                      <w:i/>
                    </w:rPr>
                  </w:del>
                </w:ins>
              </m:ctrlPr>
            </m:dPr>
            <m:e>
              <m:sSub>
                <m:sSubPr>
                  <m:ctrlPr>
                    <w:ins w:id="301" w:author="Michael Goodrich" w:date="2012-04-18T21:22:00Z">
                      <w:del w:id="302" w:author="Eric Mercer" w:date="2012-05-16T15:31:00Z">
                        <w:rPr>
                          <w:rStyle w:val="PageNumber"/>
                          <w:rFonts w:ascii="Cambria Math" w:hAnsi="Cambria Math"/>
                          <w:i/>
                        </w:rPr>
                      </w:del>
                    </w:ins>
                  </m:ctrlPr>
                </m:sSubPr>
                <m:e>
                  <m:acc>
                    <m:accPr>
                      <m:ctrlPr>
                        <w:ins w:id="303" w:author="Michael Goodrich" w:date="2012-04-18T21:22:00Z">
                          <w:del w:id="304" w:author="Eric Mercer" w:date="2012-05-16T15:31:00Z">
                            <w:rPr>
                              <w:rStyle w:val="PageNumber"/>
                              <w:rFonts w:ascii="Cambria Math" w:hAnsi="Cambria Math"/>
                              <w:i/>
                            </w:rPr>
                          </w:del>
                        </w:ins>
                      </m:ctrlPr>
                    </m:accPr>
                    <m:e>
                      <w:ins w:id="305" w:author="Michael Goodrich" w:date="2012-04-18T21:22:00Z">
                        <w:del w:id="306" w:author="Eric Mercer" w:date="2012-05-16T15:31:00Z">
                          <m:r>
                            <w:rPr>
                              <w:rStyle w:val="PageNumber"/>
                              <w:rFonts w:ascii="Cambria Math" w:hAnsi="Cambria Math"/>
                            </w:rPr>
                            <m:t>q</m:t>
                          </m:r>
                        </w:del>
                      </w:ins>
                    </m:e>
                  </m:acc>
                </m:e>
                <m:sub>
                  <w:ins w:id="307" w:author="Michael Goodrich" w:date="2012-04-18T21:22:00Z">
                    <w:del w:id="308" w:author="Eric Mercer" w:date="2012-05-16T15:31:00Z">
                      <m:r>
                        <w:rPr>
                          <w:rStyle w:val="PageNumber"/>
                          <w:rFonts w:ascii="Cambria Math" w:hAnsi="Cambria Math"/>
                        </w:rPr>
                        <m:t>M</m:t>
                      </m:r>
                    </w:del>
                  </w:ins>
                </m:sub>
              </m:sSub>
              <m:sSub>
                <m:sSubPr>
                  <m:ctrlPr>
                    <w:ins w:id="309" w:author="Michael Goodrich" w:date="2012-04-18T21:23:00Z">
                      <w:del w:id="310" w:author="Eric Mercer" w:date="2012-05-16T15:31:00Z">
                        <w:rPr>
                          <w:rStyle w:val="PageNumber"/>
                          <w:rFonts w:ascii="Cambria Math" w:hAnsi="Cambria Math"/>
                          <w:b/>
                        </w:rPr>
                      </w:del>
                    </w:ins>
                  </m:ctrlPr>
                </m:sSubPr>
                <m:e>
                  <w:ins w:id="311" w:author="Michael Goodrich" w:date="2012-04-18T21:22:00Z">
                    <w:del w:id="312" w:author="Eric Mercer" w:date="2012-05-16T15:31:00Z">
                      <m:r>
                        <m:rPr>
                          <m:sty m:val="b"/>
                        </m:rPr>
                        <w:rPr>
                          <w:rStyle w:val="PageNumber"/>
                          <w:rFonts w:ascii="Cambria Math" w:hAnsi="Cambria Math"/>
                        </w:rPr>
                        <m:t>U</m:t>
                      </m:r>
                    </w:del>
                  </w:ins>
                </m:e>
                <m:sub>
                  <m:sSub>
                    <m:sSubPr>
                      <m:ctrlPr>
                        <w:ins w:id="313" w:author="Michael Goodrich" w:date="2012-04-18T21:23:00Z">
                          <w:del w:id="314" w:author="Eric Mercer" w:date="2012-05-16T15:31:00Z">
                            <w:rPr>
                              <w:rStyle w:val="PageNumber"/>
                              <w:rFonts w:ascii="Cambria Math" w:hAnsi="Cambria Math"/>
                              <w:i/>
                            </w:rPr>
                          </w:del>
                        </w:ins>
                      </m:ctrlPr>
                    </m:sSubPr>
                    <m:e>
                      <w:ins w:id="315" w:author="Michael Goodrich" w:date="2012-04-18T21:23:00Z">
                        <w:del w:id="316" w:author="Eric Mercer" w:date="2012-05-16T15:31:00Z">
                          <m:r>
                            <w:rPr>
                              <w:rStyle w:val="PageNumber"/>
                              <w:rFonts w:ascii="Cambria Math" w:hAnsi="Cambria Math"/>
                            </w:rPr>
                            <m:t>[l</m:t>
                          </m:r>
                        </w:del>
                      </w:ins>
                    </m:e>
                    <m:sub>
                      <w:ins w:id="317" w:author="Michael Goodrich" w:date="2012-04-18T21:24:00Z">
                        <w:del w:id="318" w:author="Eric Mercer" w:date="2012-05-16T15:31:00Z">
                          <m:r>
                            <w:rPr>
                              <w:rStyle w:val="PageNumber"/>
                              <w:rFonts w:ascii="Cambria Math" w:hAnsi="Cambria Math"/>
                            </w:rPr>
                            <m:t>t</m:t>
                          </m:r>
                        </w:del>
                      </w:ins>
                    </m:sub>
                  </m:sSub>
                  <m:sSub>
                    <m:sSubPr>
                      <m:ctrlPr>
                        <w:ins w:id="319" w:author="Michael Goodrich" w:date="2012-04-18T21:23:00Z">
                          <w:del w:id="320" w:author="Eric Mercer" w:date="2012-05-16T15:31:00Z">
                            <w:rPr>
                              <w:rStyle w:val="PageNumber"/>
                              <w:rFonts w:ascii="Cambria Math" w:hAnsi="Cambria Math"/>
                              <w:i/>
                            </w:rPr>
                          </w:del>
                        </w:ins>
                      </m:ctrlPr>
                    </m:sSubPr>
                    <m:e>
                      <w:ins w:id="321" w:author="Michael Goodrich" w:date="2012-04-18T21:23:00Z">
                        <w:del w:id="322" w:author="Eric Mercer" w:date="2012-05-16T15:31:00Z">
                          <m:r>
                            <w:rPr>
                              <w:rStyle w:val="PageNumber"/>
                              <w:rFonts w:ascii="Cambria Math" w:hAnsi="Cambria Math"/>
                            </w:rPr>
                            <m:t>,u</m:t>
                          </m:r>
                        </w:del>
                      </w:ins>
                    </m:e>
                    <m:sub>
                      <w:ins w:id="323" w:author="Michael Goodrich" w:date="2012-04-18T21:24:00Z">
                        <w:del w:id="324" w:author="Eric Mercer" w:date="2012-05-16T15:31:00Z">
                          <m:r>
                            <w:rPr>
                              <w:rStyle w:val="PageNumber"/>
                              <w:rFonts w:ascii="Cambria Math" w:hAnsi="Cambria Math"/>
                            </w:rPr>
                            <m:t>t</m:t>
                          </m:r>
                        </w:del>
                      </w:ins>
                    </m:sub>
                  </m:sSub>
                  <w:ins w:id="325" w:author="Michael Goodrich" w:date="2012-04-18T21:23:00Z">
                    <w:del w:id="326" w:author="Eric Mercer" w:date="2012-05-16T15:31:00Z">
                      <m:r>
                        <w:rPr>
                          <w:rStyle w:val="PageNumber"/>
                          <w:rFonts w:ascii="Cambria Math" w:hAnsi="Cambria Math"/>
                        </w:rPr>
                        <m:t>]</m:t>
                      </m:r>
                    </w:del>
                  </w:ins>
                </m:sub>
              </m:sSub>
              <w:ins w:id="327" w:author="Michael Goodrich" w:date="2012-04-18T21:24:00Z">
                <w:del w:id="328" w:author="Eric Mercer" w:date="2012-05-16T15:31:00Z">
                  <m:r>
                    <w:rPr>
                      <w:rStyle w:val="PageNumber"/>
                      <w:rFonts w:ascii="Cambria Math" w:hAnsi="Cambria Math"/>
                    </w:rPr>
                    <m:t>β))</m:t>
                  </m:r>
                </w:del>
              </w:ins>
            </m:e>
          </m:d>
        </m:oMath>
      </m:oMathPara>
    </w:p>
    <w:p w14:paraId="0DA256C5" w14:textId="658551B1" w:rsidR="00320B7A" w:rsidRPr="009D2B29" w:rsidDel="00416B46" w:rsidRDefault="00320B7A" w:rsidP="00320B7A">
      <w:pPr>
        <w:tabs>
          <w:tab w:val="left" w:pos="6120"/>
        </w:tabs>
        <w:rPr>
          <w:del w:id="329" w:author="Eric Mercer" w:date="2012-05-16T15:31:00Z"/>
          <w:rStyle w:val="PageNumber"/>
          <w:rFonts w:ascii="Times" w:hAnsi="Times"/>
        </w:rPr>
      </w:pPr>
    </w:p>
    <w:p w14:paraId="27E76FED" w14:textId="20016153" w:rsidR="00320B7A" w:rsidRPr="009D2B29" w:rsidDel="00416B46" w:rsidRDefault="00320B7A" w:rsidP="00320B7A">
      <w:pPr>
        <w:tabs>
          <w:tab w:val="left" w:pos="6120"/>
        </w:tabs>
        <w:rPr>
          <w:del w:id="330" w:author="Eric Mercer" w:date="2012-05-16T15:31:00Z"/>
          <w:rStyle w:val="PageNumber"/>
          <w:rFonts w:ascii="Times" w:hAnsi="Times"/>
        </w:rPr>
      </w:pPr>
      <w:del w:id="331" w:author="Eric Mercer" w:date="2012-05-16T15:31:00Z">
        <w:r w:rsidRPr="009D2B29" w:rsidDel="00416B46">
          <w:rPr>
            <w:rStyle w:val="PageNumber"/>
            <w:rFonts w:ascii="Times" w:hAnsi="Times"/>
          </w:rPr>
          <w:delText xml:space="preserve">Ignoring the preceding probability indication </w:delText>
        </w:r>
        <w:r w:rsidRPr="009D2B29" w:rsidDel="00416B46">
          <w:rPr>
            <w:rStyle w:val="PageNumber"/>
            <w:rFonts w:ascii="Times" w:hAnsi="Times"/>
            <w:b/>
          </w:rPr>
          <w:delText>P</w:delText>
        </w:r>
        <w:r w:rsidRPr="009D2B29" w:rsidDel="00416B46">
          <w:rPr>
            <w:rStyle w:val="PageNumber"/>
            <w:rFonts w:ascii="Times" w:hAnsi="Times"/>
          </w:rPr>
          <w:delText>, the remaining formula describes a linear temporal logic (LTL) property of a path in the MDP (i.e., a single execution where all non-determinism in state evolution is resolved).  The LTL property specifies that on every state in the path (</w:delText>
        </w:r>
        <w:r w:rsidRPr="009D2B29" w:rsidDel="00416B46">
          <w:rPr>
            <w:rStyle w:val="PageNumber"/>
            <w:rFonts w:ascii="Times" w:hAnsi="Times"/>
            <w:b/>
          </w:rPr>
          <w:delText>G</w:delText>
        </w:r>
        <w:r w:rsidRPr="009D2B29" w:rsidDel="00416B46">
          <w:rPr>
            <w:rStyle w:val="PageNumber"/>
            <w:rFonts w:ascii="Times" w:hAnsi="Times"/>
          </w:rPr>
          <w:delText>), if the state asserts the action</w:delText>
        </w:r>
      </w:del>
      <w:ins w:id="332" w:author="Michael Goodrich" w:date="2012-04-18T21:26:00Z">
        <w:del w:id="333" w:author="Eric Mercer" w:date="2012-05-16T15:31:00Z">
          <w:r w:rsidR="00FD3A34" w:rsidRPr="009D2B29" w:rsidDel="00416B46">
            <w:rPr>
              <w:rFonts w:ascii="Times" w:hAnsi="Times" w:cs="Lucida Grande"/>
              <w:i/>
              <w:color w:val="000000"/>
            </w:rPr>
            <w:delText xml:space="preserve"> </w:delText>
          </w:r>
          <m:oMath>
            <m:r>
              <w:rPr>
                <w:rFonts w:ascii="Cambria Math" w:hAnsi="Cambria Math" w:cs="Times New Roman"/>
              </w:rPr>
              <m:t xml:space="preserve"> </m:t>
            </m:r>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q</m:t>
                    </m:r>
                  </m:e>
                </m:acc>
              </m:e>
              <m:sub>
                <m:r>
                  <w:rPr>
                    <w:rFonts w:ascii="Cambria Math" w:hAnsi="Cambria Math" w:cs="Times New Roman"/>
                  </w:rPr>
                  <m:t>M</m:t>
                </m:r>
              </m:sub>
            </m:sSub>
          </m:oMath>
        </w:del>
      </w:ins>
      <w:del w:id="334" w:author="Eric Mercer" w:date="2012-05-16T15:31:00Z">
        <w:r w:rsidRPr="009D2B29" w:rsidDel="00416B46">
          <w:rPr>
            <w:rFonts w:ascii="Times" w:hAnsi="Times" w:cs="Lucida Grande"/>
            <w:i/>
            <w:color w:val="000000"/>
          </w:rPr>
          <w:delText>α</w:delText>
        </w:r>
        <w:r w:rsidRPr="009D2B29" w:rsidDel="00416B46">
          <w:rPr>
            <w:rFonts w:ascii="Times" w:hAnsi="Times" w:cs="Lucida Grande"/>
            <w:i/>
            <w:color w:val="000000"/>
            <w:vertAlign w:val="subscript"/>
          </w:rPr>
          <w:delText>n</w:delText>
        </w:r>
        <w:r w:rsidRPr="009D2B29" w:rsidDel="00416B46">
          <w:rPr>
            <w:rFonts w:ascii="Times" w:hAnsi="Times" w:cs="Lucida Grande"/>
            <w:i/>
            <w:color w:val="000000"/>
          </w:rPr>
          <w:delText xml:space="preserve">, </w:delText>
        </w:r>
        <w:r w:rsidRPr="009D2B29" w:rsidDel="00416B46">
          <w:rPr>
            <w:rStyle w:val="PageNumber"/>
            <w:rFonts w:ascii="Times" w:hAnsi="Times"/>
          </w:rPr>
          <w:delText xml:space="preserve">then the action must persist until the state has the desired emergent behavior </w:delText>
        </w:r>
        <w:r w:rsidRPr="009D2B29" w:rsidDel="00416B46">
          <w:rPr>
            <w:rFonts w:ascii="Times" w:hAnsi="Times"/>
            <w:i/>
          </w:rPr>
          <w:delText xml:space="preserve">β </w:delText>
        </w:r>
        <w:r w:rsidRPr="009D2B29" w:rsidDel="00416B46">
          <w:rPr>
            <w:rFonts w:ascii="Times" w:hAnsi="Times"/>
          </w:rPr>
          <w:delText>(</w:delText>
        </w:r>
        <w:r w:rsidRPr="009D2B29" w:rsidDel="00416B46">
          <w:rPr>
            <w:rFonts w:ascii="Times" w:hAnsi="Times"/>
            <w:b/>
          </w:rPr>
          <w:delText>U</w:delText>
        </w:r>
        <w:r w:rsidRPr="009D2B29" w:rsidDel="00416B46">
          <w:rPr>
            <w:rFonts w:ascii="Times" w:hAnsi="Times"/>
          </w:rPr>
          <w:delText xml:space="preserve">). The bounds on the </w:delText>
        </w:r>
        <w:commentRangeStart w:id="335"/>
        <w:r w:rsidRPr="009D2B29" w:rsidDel="00416B46">
          <w:rPr>
            <w:rFonts w:ascii="Times" w:hAnsi="Times"/>
            <w:i/>
          </w:rPr>
          <w:delText>unti</w:delText>
        </w:r>
        <w:commentRangeEnd w:id="335"/>
        <w:r w:rsidR="00085B17" w:rsidDel="00416B46">
          <w:rPr>
            <w:rStyle w:val="CommentReference"/>
          </w:rPr>
          <w:commentReference w:id="335"/>
        </w:r>
        <w:r w:rsidRPr="009D2B29" w:rsidDel="00416B46">
          <w:rPr>
            <w:rFonts w:ascii="Times" w:hAnsi="Times"/>
            <w:i/>
          </w:rPr>
          <w:delText>l</w:delText>
        </w:r>
        <w:r w:rsidRPr="009D2B29" w:rsidDel="00416B46">
          <w:rPr>
            <w:rFonts w:ascii="Times" w:hAnsi="Times"/>
          </w:rPr>
          <w:delText xml:space="preserve">-operator </w:delText>
        </w:r>
        <w:r w:rsidRPr="009D2B29" w:rsidDel="00416B46">
          <w:rPr>
            <w:rFonts w:ascii="Times" w:hAnsi="Times"/>
            <w:b/>
          </w:rPr>
          <w:delText>U</w:delText>
        </w:r>
        <w:r w:rsidRPr="009D2B29" w:rsidDel="00416B46">
          <w:rPr>
            <w:rFonts w:ascii="Times" w:hAnsi="Times"/>
          </w:rPr>
          <w:delText xml:space="preserve"> require the emergent behavior to appear no earlier than </w:delText>
        </w:r>
        <w:r w:rsidRPr="009D2B29" w:rsidDel="00416B46">
          <w:rPr>
            <w:rFonts w:ascii="Times" w:hAnsi="Times"/>
            <w:i/>
          </w:rPr>
          <w:delText>l</w:delText>
        </w:r>
        <w:r w:rsidRPr="009D2B29" w:rsidDel="00416B46">
          <w:rPr>
            <w:rFonts w:ascii="Times" w:hAnsi="Times"/>
            <w:i/>
            <w:vertAlign w:val="subscript"/>
          </w:rPr>
          <w:delText>t</w:delText>
        </w:r>
        <w:r w:rsidRPr="009D2B29" w:rsidDel="00416B46">
          <w:rPr>
            <w:rFonts w:ascii="Times" w:hAnsi="Times"/>
          </w:rPr>
          <w:delText xml:space="preserve"> and no later than </w:delText>
        </w:r>
        <w:r w:rsidRPr="009D2B29" w:rsidDel="00416B46">
          <w:rPr>
            <w:rFonts w:ascii="Times" w:hAnsi="Times"/>
            <w:i/>
          </w:rPr>
          <w:delText>u</w:delText>
        </w:r>
        <w:r w:rsidRPr="009D2B29" w:rsidDel="00416B46">
          <w:rPr>
            <w:rFonts w:ascii="Times" w:hAnsi="Times"/>
            <w:i/>
            <w:vertAlign w:val="subscript"/>
          </w:rPr>
          <w:delText>t</w:delText>
        </w:r>
        <w:r w:rsidRPr="009D2B29" w:rsidDel="00416B46">
          <w:rPr>
            <w:rFonts w:ascii="Times" w:hAnsi="Times"/>
          </w:rPr>
          <w:delText xml:space="preserve"> from when the action begins to persist.</w:delText>
        </w:r>
        <w:r w:rsidRPr="009D2B29" w:rsidDel="00416B46">
          <w:rPr>
            <w:rStyle w:val="PageNumber"/>
            <w:rFonts w:ascii="Times" w:hAnsi="Times"/>
          </w:rPr>
          <w:delText xml:space="preserve"> </w:delText>
        </w:r>
      </w:del>
    </w:p>
    <w:p w14:paraId="74BD9EF3" w14:textId="6FFF6A11" w:rsidR="00320B7A" w:rsidRPr="009D2B29" w:rsidDel="00416B46" w:rsidRDefault="00320B7A" w:rsidP="00320B7A">
      <w:pPr>
        <w:tabs>
          <w:tab w:val="left" w:pos="6120"/>
        </w:tabs>
        <w:rPr>
          <w:del w:id="336" w:author="Eric Mercer" w:date="2012-05-16T15:31:00Z"/>
          <w:rStyle w:val="PageNumber"/>
          <w:rFonts w:ascii="Times" w:hAnsi="Times"/>
        </w:rPr>
      </w:pPr>
    </w:p>
    <w:p w14:paraId="2987D7E6" w14:textId="4B0F43D5" w:rsidR="00320B7A" w:rsidRPr="009D2B29" w:rsidDel="00416B46" w:rsidRDefault="00320B7A" w:rsidP="00320B7A">
      <w:pPr>
        <w:tabs>
          <w:tab w:val="left" w:pos="6120"/>
        </w:tabs>
        <w:rPr>
          <w:del w:id="337" w:author="Eric Mercer" w:date="2012-05-16T15:31:00Z"/>
          <w:rStyle w:val="PageNumber"/>
          <w:rFonts w:ascii="Times" w:hAnsi="Times"/>
        </w:rPr>
      </w:pPr>
      <w:del w:id="338" w:author="Eric Mercer" w:date="2012-05-16T15:31:00Z">
        <w:r w:rsidRPr="009D2B29" w:rsidDel="00416B46">
          <w:rPr>
            <w:rStyle w:val="PageNumber"/>
            <w:rFonts w:ascii="Times" w:hAnsi="Times"/>
          </w:rPr>
          <w:delText xml:space="preserve">The probability bound in the formula in the </w:delText>
        </w:r>
        <w:r w:rsidRPr="009D2B29" w:rsidDel="00416B46">
          <w:rPr>
            <w:rStyle w:val="PageNumber"/>
            <w:rFonts w:ascii="Times" w:hAnsi="Times"/>
            <w:b/>
          </w:rPr>
          <w:delText>P</w:delText>
        </w:r>
        <w:r w:rsidRPr="009D2B29" w:rsidDel="00416B46">
          <w:rPr>
            <w:rStyle w:val="PageNumber"/>
            <w:rFonts w:ascii="Times" w:hAnsi="Times"/>
          </w:rPr>
          <w:delText xml:space="preserve"> operator addresses the stochastic nature of the MDP determined by the evolution of the cohesion matrix, management matrix, and centroid in the MDP state. Drawing on CTL, the lower probability bound </w:delText>
        </w:r>
        <w:r w:rsidRPr="009D2B29" w:rsidDel="00416B46">
          <w:rPr>
            <w:rStyle w:val="PageNumber"/>
            <w:rFonts w:ascii="Times" w:hAnsi="Times"/>
            <w:i/>
          </w:rPr>
          <w:delText>l</w:delText>
        </w:r>
        <w:r w:rsidRPr="009D2B29" w:rsidDel="00416B46">
          <w:rPr>
            <w:rStyle w:val="PageNumber"/>
            <w:rFonts w:ascii="Times" w:hAnsi="Times"/>
            <w:i/>
            <w:vertAlign w:val="subscript"/>
          </w:rPr>
          <w:delText>b</w:delText>
        </w:r>
        <w:r w:rsidRPr="009D2B29" w:rsidDel="00416B46">
          <w:rPr>
            <w:rStyle w:val="PageNumber"/>
            <w:rFonts w:ascii="Times" w:hAnsi="Times"/>
            <w:i/>
          </w:rPr>
          <w:delText xml:space="preserve"> </w:delText>
        </w:r>
        <w:r w:rsidRPr="009D2B29" w:rsidDel="00416B46">
          <w:rPr>
            <w:rStyle w:val="PageNumber"/>
            <w:rFonts w:ascii="Times" w:hAnsi="Times"/>
          </w:rPr>
          <w:delText xml:space="preserve">states that there exists a path where the LTL property holds whose probability is </w:delText>
        </w:r>
        <w:r w:rsidRPr="009D2B29" w:rsidDel="00416B46">
          <w:rPr>
            <w:rStyle w:val="PageNumber"/>
            <w:rFonts w:ascii="Times" w:hAnsi="Times"/>
            <w:i/>
          </w:rPr>
          <w:delText>l</w:delText>
        </w:r>
        <w:r w:rsidRPr="009D2B29" w:rsidDel="00416B46">
          <w:rPr>
            <w:rStyle w:val="PageNumber"/>
            <w:rFonts w:ascii="Times" w:hAnsi="Times"/>
            <w:i/>
            <w:vertAlign w:val="subscript"/>
          </w:rPr>
          <w:delText>b</w:delText>
        </w:r>
        <w:r w:rsidRPr="009D2B29" w:rsidDel="00416B46">
          <w:rPr>
            <w:rStyle w:val="PageNumber"/>
            <w:rFonts w:ascii="Times" w:hAnsi="Times"/>
          </w:rPr>
          <w:delText xml:space="preserve"> and  </w:delText>
        </w:r>
        <w:r w:rsidRPr="009D2B29" w:rsidDel="00416B46">
          <w:rPr>
            <w:rStyle w:val="PageNumber"/>
            <w:rFonts w:ascii="Times" w:hAnsi="Times"/>
            <w:i/>
          </w:rPr>
          <w:delText>l</w:delText>
        </w:r>
        <w:r w:rsidRPr="009D2B29" w:rsidDel="00416B46">
          <w:rPr>
            <w:rStyle w:val="PageNumber"/>
            <w:rFonts w:ascii="Times" w:hAnsi="Times"/>
            <w:i/>
            <w:vertAlign w:val="subscript"/>
          </w:rPr>
          <w:delText>b</w:delText>
        </w:r>
        <w:r w:rsidRPr="009D2B29" w:rsidDel="00416B46">
          <w:rPr>
            <w:rStyle w:val="PageNumber"/>
            <w:rFonts w:ascii="Times" w:hAnsi="Times"/>
          </w:rPr>
          <w:delText xml:space="preserve"> is a lower bound over all paths (i.e., every path created by every way to resolve non-determinism in the MDP). Similarly, </w:delText>
        </w:r>
        <w:r w:rsidRPr="009D2B29" w:rsidDel="00416B46">
          <w:rPr>
            <w:rStyle w:val="PageNumber"/>
            <w:rFonts w:ascii="Times" w:hAnsi="Times"/>
            <w:i/>
          </w:rPr>
          <w:delText>u</w:delText>
        </w:r>
        <w:r w:rsidRPr="009D2B29" w:rsidDel="00416B46">
          <w:rPr>
            <w:rStyle w:val="PageNumber"/>
            <w:rFonts w:ascii="Times" w:hAnsi="Times"/>
            <w:i/>
            <w:vertAlign w:val="subscript"/>
          </w:rPr>
          <w:delText>p</w:delText>
        </w:r>
        <w:r w:rsidRPr="009D2B29" w:rsidDel="00416B46">
          <w:rPr>
            <w:rStyle w:val="PageNumber"/>
            <w:rFonts w:ascii="Times" w:hAnsi="Times"/>
          </w:rPr>
          <w:delText xml:space="preserve"> indicates that there exists a path where the LTL property holds and </w:delText>
        </w:r>
        <w:r w:rsidRPr="009D2B29" w:rsidDel="00416B46">
          <w:rPr>
            <w:rStyle w:val="PageNumber"/>
            <w:rFonts w:ascii="Times" w:hAnsi="Times"/>
            <w:i/>
          </w:rPr>
          <w:delText>u</w:delText>
        </w:r>
        <w:r w:rsidRPr="009D2B29" w:rsidDel="00416B46">
          <w:rPr>
            <w:rStyle w:val="PageNumber"/>
            <w:rFonts w:ascii="Times" w:hAnsi="Times"/>
            <w:i/>
            <w:vertAlign w:val="subscript"/>
          </w:rPr>
          <w:delText>b</w:delText>
        </w:r>
        <w:r w:rsidRPr="009D2B29" w:rsidDel="00416B46">
          <w:rPr>
            <w:rStyle w:val="PageNumber"/>
            <w:rFonts w:ascii="Times" w:hAnsi="Times"/>
          </w:rPr>
          <w:delText xml:space="preserve">  is an upper bound over all paths.</w:delText>
        </w:r>
      </w:del>
    </w:p>
    <w:p w14:paraId="5B7263B3" w14:textId="23AA15B4" w:rsidR="00320B7A" w:rsidRPr="009D2B29" w:rsidDel="00416B46" w:rsidRDefault="00320B7A" w:rsidP="00320B7A">
      <w:pPr>
        <w:tabs>
          <w:tab w:val="left" w:pos="6120"/>
        </w:tabs>
        <w:rPr>
          <w:del w:id="339" w:author="Eric Mercer" w:date="2012-05-16T15:31:00Z"/>
          <w:rStyle w:val="PageNumber"/>
          <w:rFonts w:ascii="Times" w:hAnsi="Times"/>
        </w:rPr>
      </w:pPr>
    </w:p>
    <w:p w14:paraId="4E67BF5D" w14:textId="1914105C" w:rsidR="00320B7A" w:rsidRPr="009D2B29" w:rsidDel="00416B46" w:rsidRDefault="00320B7A" w:rsidP="00320B7A">
      <w:pPr>
        <w:tabs>
          <w:tab w:val="left" w:pos="6120"/>
        </w:tabs>
        <w:rPr>
          <w:del w:id="340" w:author="Eric Mercer" w:date="2012-05-16T15:31:00Z"/>
          <w:rStyle w:val="PageNumber"/>
          <w:rFonts w:ascii="Times" w:hAnsi="Times"/>
        </w:rPr>
      </w:pPr>
      <w:del w:id="341" w:author="Eric Mercer" w:date="2012-05-16T15:31:00Z">
        <w:r w:rsidRPr="009D2B29" w:rsidDel="00416B46">
          <w:rPr>
            <w:rStyle w:val="PageNumber"/>
            <w:rFonts w:ascii="Times" w:hAnsi="Times"/>
          </w:rPr>
          <w:delText>We propose to verify persistence in an MDP model of the human-robot team using the PRISM probabilistic model checker -- a tool for formal modeling and analysis of systems that exhibit random or probabilistic behaviors [prism_ref]. PRISM can not only verify, but it is able to compute quantitative properties over the probability bounds on a given time bound expressed as</w:delText>
        </w:r>
      </w:del>
    </w:p>
    <w:p w14:paraId="7D253DDB" w14:textId="51E6AF50" w:rsidR="00320B7A" w:rsidRPr="009D2B29" w:rsidDel="00416B46" w:rsidRDefault="00320B7A" w:rsidP="00320B7A">
      <w:pPr>
        <w:tabs>
          <w:tab w:val="left" w:pos="6120"/>
        </w:tabs>
        <w:rPr>
          <w:del w:id="342" w:author="Eric Mercer" w:date="2012-05-16T15:31:00Z"/>
          <w:rStyle w:val="PageNumber"/>
          <w:rFonts w:ascii="Times" w:hAnsi="Times"/>
        </w:rPr>
      </w:pPr>
      <w:del w:id="343" w:author="Eric Mercer" w:date="2012-05-16T15:31:00Z">
        <w:r w:rsidRPr="009D2B29" w:rsidDel="00416B46">
          <w:rPr>
            <w:rFonts w:ascii="Times" w:hAnsi="Times"/>
            <w:noProof/>
            <w:lang w:eastAsia="en-US"/>
          </w:rPr>
          <w:drawing>
            <wp:anchor distT="0" distB="0" distL="114300" distR="114300" simplePos="0" relativeHeight="251664384" behindDoc="0" locked="0" layoutInCell="1" allowOverlap="1" wp14:anchorId="5EEC7428" wp14:editId="5091FF41">
              <wp:simplePos x="0" y="0"/>
              <wp:positionH relativeFrom="column">
                <wp:posOffset>1423035</wp:posOffset>
              </wp:positionH>
              <wp:positionV relativeFrom="paragraph">
                <wp:posOffset>64135</wp:posOffset>
              </wp:positionV>
              <wp:extent cx="2051050" cy="189230"/>
              <wp:effectExtent l="0" t="0" r="6350" b="0"/>
              <wp:wrapThrough wrapText="bothSides">
                <wp:wrapPolygon edited="0">
                  <wp:start x="3477" y="0"/>
                  <wp:lineTo x="0" y="0"/>
                  <wp:lineTo x="0" y="14497"/>
                  <wp:lineTo x="535" y="17396"/>
                  <wp:lineTo x="21399" y="17396"/>
                  <wp:lineTo x="21399" y="0"/>
                  <wp:lineTo x="3477"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51050" cy="189230"/>
                      </a:xfrm>
                      <a:prstGeom prst="rect">
                        <a:avLst/>
                      </a:prstGeom>
                      <a:noFill/>
                      <a:ln>
                        <a:noFill/>
                      </a:ln>
                    </pic:spPr>
                  </pic:pic>
                </a:graphicData>
              </a:graphic>
            </wp:anchor>
          </w:drawing>
        </w:r>
      </w:del>
    </w:p>
    <w:p w14:paraId="18C2EA0E" w14:textId="19E077FE" w:rsidR="00320B7A" w:rsidDel="00416B46" w:rsidRDefault="00320B7A" w:rsidP="00320B7A">
      <w:pPr>
        <w:tabs>
          <w:tab w:val="left" w:pos="6120"/>
        </w:tabs>
        <w:rPr>
          <w:ins w:id="344" w:author="Michael Goodrich" w:date="2012-04-18T21:28:00Z"/>
          <w:del w:id="345" w:author="Eric Mercer" w:date="2012-05-16T15:31:00Z"/>
          <w:rStyle w:val="PageNumber"/>
          <w:rFonts w:ascii="Times" w:hAnsi="Times"/>
        </w:rPr>
      </w:pPr>
    </w:p>
    <w:p w14:paraId="6FE0B9ED" w14:textId="27ABC2AD" w:rsidR="00E0537F" w:rsidRPr="00085B17" w:rsidDel="00416B46" w:rsidRDefault="00F03387" w:rsidP="00E0537F">
      <w:pPr>
        <w:tabs>
          <w:tab w:val="left" w:pos="6120"/>
        </w:tabs>
        <w:rPr>
          <w:ins w:id="346" w:author="Michael Goodrich" w:date="2012-04-18T21:28:00Z"/>
          <w:del w:id="347" w:author="Eric Mercer" w:date="2012-05-16T15:31:00Z"/>
          <w:rStyle w:val="PageNumber"/>
          <w:rFonts w:ascii="Times" w:hAnsi="Times"/>
          <w:i/>
        </w:rPr>
      </w:pPr>
      <m:oMathPara>
        <m:oMath>
          <m:sSub>
            <m:sSubPr>
              <m:ctrlPr>
                <w:ins w:id="348" w:author="Michael Goodrich" w:date="2012-04-18T21:28:00Z">
                  <w:del w:id="349" w:author="Eric Mercer" w:date="2012-05-16T15:31:00Z">
                    <w:rPr>
                      <w:rStyle w:val="PageNumber"/>
                      <w:rFonts w:ascii="Cambria Math" w:hAnsi="Cambria Math"/>
                      <w:b/>
                      <w:i/>
                    </w:rPr>
                  </w:del>
                </w:ins>
              </m:ctrlPr>
            </m:sSubPr>
            <m:e>
              <w:ins w:id="350" w:author="Michael Goodrich" w:date="2012-04-18T21:28:00Z">
                <w:del w:id="351" w:author="Eric Mercer" w:date="2012-05-16T15:31:00Z">
                  <m:r>
                    <m:rPr>
                      <m:sty m:val="b"/>
                    </m:rPr>
                    <w:rPr>
                      <w:rStyle w:val="PageNumber"/>
                      <w:rFonts w:ascii="Cambria Math" w:hAnsi="Cambria Math"/>
                    </w:rPr>
                    <m:t>P</m:t>
                  </m:r>
                </w:del>
              </w:ins>
              <m:ctrlPr>
                <w:ins w:id="352" w:author="Michael Goodrich" w:date="2012-04-18T21:28:00Z">
                  <w:del w:id="353" w:author="Eric Mercer" w:date="2012-05-16T15:31:00Z">
                    <w:rPr>
                      <w:rStyle w:val="PageNumber"/>
                      <w:rFonts w:ascii="Cambria Math" w:hAnsi="Cambria Math"/>
                      <w:b/>
                    </w:rPr>
                  </w:del>
                </w:ins>
              </m:ctrlPr>
            </m:e>
            <m:sub>
              <w:ins w:id="354" w:author="Michael Goodrich" w:date="2012-04-18T21:29:00Z">
                <w:del w:id="355" w:author="Eric Mercer" w:date="2012-05-16T15:31:00Z">
                  <m:r>
                    <m:rPr>
                      <m:sty m:val="bi"/>
                    </m:rPr>
                    <w:rPr>
                      <w:rStyle w:val="PageNumber"/>
                      <w:rFonts w:ascii="Cambria Math" w:hAnsi="Cambria Math"/>
                    </w:rPr>
                    <m:t>[?,?</m:t>
                  </m:r>
                </w:del>
              </w:ins>
              <w:ins w:id="356" w:author="Michael Goodrich" w:date="2012-04-18T21:28:00Z">
                <w:del w:id="357" w:author="Eric Mercer" w:date="2012-05-16T15:31:00Z">
                  <m:r>
                    <m:rPr>
                      <m:sty m:val="bi"/>
                    </m:rPr>
                    <w:rPr>
                      <w:rStyle w:val="PageNumber"/>
                      <w:rFonts w:ascii="Cambria Math" w:hAnsi="Cambria Math"/>
                    </w:rPr>
                    <m:t>]</m:t>
                  </m:r>
                </w:del>
              </w:ins>
            </m:sub>
          </m:sSub>
          <w:ins w:id="358" w:author="Michael Goodrich" w:date="2012-04-18T21:28:00Z">
            <w:del w:id="359" w:author="Eric Mercer" w:date="2012-05-16T15:31:00Z">
              <m:r>
                <m:rPr>
                  <m:sty m:val="bi"/>
                </m:rPr>
                <w:rPr>
                  <w:rStyle w:val="PageNumber"/>
                  <w:rFonts w:ascii="Cambria Math" w:hAnsi="Cambria Math"/>
                </w:rPr>
                <m:t xml:space="preserve"> [</m:t>
              </m:r>
              <m:r>
                <m:rPr>
                  <m:sty m:val="b"/>
                </m:rPr>
                <w:rPr>
                  <w:rStyle w:val="PageNumber"/>
                  <w:rFonts w:ascii="Cambria Math" w:hAnsi="Cambria Math"/>
                </w:rPr>
                <m:t>G</m:t>
              </m:r>
              <m:r>
                <w:rPr>
                  <w:rStyle w:val="PageNumber"/>
                  <w:rFonts w:ascii="Cambria Math" w:hAnsi="Cambria Math"/>
                </w:rPr>
                <m:t>(</m:t>
              </m:r>
            </w:del>
          </w:ins>
          <m:sSub>
            <m:sSubPr>
              <m:ctrlPr>
                <w:ins w:id="360" w:author="Michael Goodrich" w:date="2012-04-18T21:28:00Z">
                  <w:del w:id="361" w:author="Eric Mercer" w:date="2012-05-16T15:31:00Z">
                    <w:rPr>
                      <w:rStyle w:val="PageNumber"/>
                      <w:rFonts w:ascii="Cambria Math" w:hAnsi="Cambria Math"/>
                      <w:i/>
                    </w:rPr>
                  </w:del>
                </w:ins>
              </m:ctrlPr>
            </m:sSubPr>
            <m:e>
              <m:acc>
                <m:accPr>
                  <m:ctrlPr>
                    <w:ins w:id="362" w:author="Michael Goodrich" w:date="2012-04-18T21:28:00Z">
                      <w:del w:id="363" w:author="Eric Mercer" w:date="2012-05-16T15:31:00Z">
                        <w:rPr>
                          <w:rStyle w:val="PageNumber"/>
                          <w:rFonts w:ascii="Cambria Math" w:hAnsi="Cambria Math"/>
                          <w:i/>
                        </w:rPr>
                      </w:del>
                    </w:ins>
                  </m:ctrlPr>
                </m:accPr>
                <m:e>
                  <w:ins w:id="364" w:author="Michael Goodrich" w:date="2012-04-18T21:28:00Z">
                    <w:del w:id="365" w:author="Eric Mercer" w:date="2012-05-16T15:31:00Z">
                      <m:r>
                        <w:rPr>
                          <w:rStyle w:val="PageNumber"/>
                          <w:rFonts w:ascii="Cambria Math" w:hAnsi="Cambria Math"/>
                        </w:rPr>
                        <m:t>q</m:t>
                      </m:r>
                    </w:del>
                  </w:ins>
                </m:e>
              </m:acc>
            </m:e>
            <m:sub>
              <w:ins w:id="366" w:author="Michael Goodrich" w:date="2012-04-18T21:28:00Z">
                <w:del w:id="367" w:author="Eric Mercer" w:date="2012-05-16T15:31:00Z">
                  <m:r>
                    <w:rPr>
                      <w:rStyle w:val="PageNumber"/>
                      <w:rFonts w:ascii="Cambria Math" w:hAnsi="Cambria Math"/>
                    </w:rPr>
                    <m:t>M</m:t>
                  </m:r>
                </w:del>
              </w:ins>
            </m:sub>
          </m:sSub>
          <m:sSub>
            <m:sSubPr>
              <m:ctrlPr>
                <w:ins w:id="368" w:author="Michael Goodrich" w:date="2012-04-18T21:28:00Z">
                  <w:del w:id="369" w:author="Eric Mercer" w:date="2012-05-16T15:31:00Z">
                    <w:rPr>
                      <w:rStyle w:val="PageNumber"/>
                      <w:rFonts w:ascii="Cambria Math" w:hAnsi="Cambria Math"/>
                      <w:i/>
                    </w:rPr>
                  </w:del>
                </w:ins>
              </m:ctrlPr>
            </m:sSubPr>
            <m:e>
              <w:ins w:id="370" w:author="Michael Goodrich" w:date="2012-04-18T21:28:00Z">
                <w:del w:id="371" w:author="Eric Mercer" w:date="2012-05-16T15:31:00Z">
                  <m:r>
                    <w:rPr>
                      <w:rStyle w:val="PageNumber"/>
                      <w:rFonts w:ascii="Cambria Math" w:hAnsi="Cambria Math" w:hint="eastAsia"/>
                    </w:rPr>
                    <m:t>→</m:t>
                  </m:r>
                </w:del>
              </w:ins>
            </m:e>
            <m:sub>
              <w:ins w:id="372" w:author="Michael Goodrich" w:date="2012-04-18T21:28:00Z">
                <w:del w:id="373" w:author="Eric Mercer" w:date="2012-05-16T15:31:00Z">
                  <m:r>
                    <w:rPr>
                      <w:rStyle w:val="PageNumber"/>
                      <w:rFonts w:ascii="Cambria Math" w:hAnsi="Cambria Math"/>
                    </w:rPr>
                    <m:t xml:space="preserve"> </m:t>
                  </m:r>
                </w:del>
              </w:ins>
            </m:sub>
          </m:sSub>
          <m:d>
            <m:dPr>
              <m:endChr m:val="]"/>
              <m:ctrlPr>
                <w:ins w:id="374" w:author="Michael Goodrich" w:date="2012-04-18T21:28:00Z">
                  <w:del w:id="375" w:author="Eric Mercer" w:date="2012-05-16T15:31:00Z">
                    <w:rPr>
                      <w:rStyle w:val="PageNumber"/>
                      <w:rFonts w:ascii="Cambria Math" w:hAnsi="Cambria Math"/>
                      <w:i/>
                    </w:rPr>
                  </w:del>
                </w:ins>
              </m:ctrlPr>
            </m:dPr>
            <m:e>
              <m:sSub>
                <m:sSubPr>
                  <m:ctrlPr>
                    <w:ins w:id="376" w:author="Michael Goodrich" w:date="2012-04-18T21:28:00Z">
                      <w:del w:id="377" w:author="Eric Mercer" w:date="2012-05-16T15:31:00Z">
                        <w:rPr>
                          <w:rStyle w:val="PageNumber"/>
                          <w:rFonts w:ascii="Cambria Math" w:hAnsi="Cambria Math"/>
                          <w:i/>
                        </w:rPr>
                      </w:del>
                    </w:ins>
                  </m:ctrlPr>
                </m:sSubPr>
                <m:e>
                  <m:acc>
                    <m:accPr>
                      <m:ctrlPr>
                        <w:ins w:id="378" w:author="Michael Goodrich" w:date="2012-04-18T21:28:00Z">
                          <w:del w:id="379" w:author="Eric Mercer" w:date="2012-05-16T15:31:00Z">
                            <w:rPr>
                              <w:rStyle w:val="PageNumber"/>
                              <w:rFonts w:ascii="Cambria Math" w:hAnsi="Cambria Math"/>
                              <w:i/>
                            </w:rPr>
                          </w:del>
                        </w:ins>
                      </m:ctrlPr>
                    </m:accPr>
                    <m:e>
                      <w:ins w:id="380" w:author="Michael Goodrich" w:date="2012-04-18T21:28:00Z">
                        <w:del w:id="381" w:author="Eric Mercer" w:date="2012-05-16T15:31:00Z">
                          <m:r>
                            <w:rPr>
                              <w:rStyle w:val="PageNumber"/>
                              <w:rFonts w:ascii="Cambria Math" w:hAnsi="Cambria Math"/>
                            </w:rPr>
                            <m:t>q</m:t>
                          </m:r>
                        </w:del>
                      </w:ins>
                    </m:e>
                  </m:acc>
                </m:e>
                <m:sub>
                  <w:ins w:id="382" w:author="Michael Goodrich" w:date="2012-04-18T21:28:00Z">
                    <w:del w:id="383" w:author="Eric Mercer" w:date="2012-05-16T15:31:00Z">
                      <m:r>
                        <w:rPr>
                          <w:rStyle w:val="PageNumber"/>
                          <w:rFonts w:ascii="Cambria Math" w:hAnsi="Cambria Math"/>
                        </w:rPr>
                        <m:t>M</m:t>
                      </m:r>
                    </w:del>
                  </w:ins>
                </m:sub>
              </m:sSub>
              <m:sSub>
                <m:sSubPr>
                  <m:ctrlPr>
                    <w:ins w:id="384" w:author="Michael Goodrich" w:date="2012-04-18T21:28:00Z">
                      <w:del w:id="385" w:author="Eric Mercer" w:date="2012-05-16T15:31:00Z">
                        <w:rPr>
                          <w:rStyle w:val="PageNumber"/>
                          <w:rFonts w:ascii="Cambria Math" w:hAnsi="Cambria Math"/>
                          <w:b/>
                        </w:rPr>
                      </w:del>
                    </w:ins>
                  </m:ctrlPr>
                </m:sSubPr>
                <m:e>
                  <w:ins w:id="386" w:author="Michael Goodrich" w:date="2012-04-18T21:28:00Z">
                    <w:del w:id="387" w:author="Eric Mercer" w:date="2012-05-16T15:31:00Z">
                      <m:r>
                        <m:rPr>
                          <m:sty m:val="b"/>
                        </m:rPr>
                        <w:rPr>
                          <w:rStyle w:val="PageNumber"/>
                          <w:rFonts w:ascii="Cambria Math" w:hAnsi="Cambria Math"/>
                        </w:rPr>
                        <m:t>U</m:t>
                      </m:r>
                    </w:del>
                  </w:ins>
                </m:e>
                <m:sub>
                  <m:sSub>
                    <m:sSubPr>
                      <m:ctrlPr>
                        <w:ins w:id="388" w:author="Michael Goodrich" w:date="2012-04-18T21:28:00Z">
                          <w:del w:id="389" w:author="Eric Mercer" w:date="2012-05-16T15:31:00Z">
                            <w:rPr>
                              <w:rStyle w:val="PageNumber"/>
                              <w:rFonts w:ascii="Cambria Math" w:hAnsi="Cambria Math"/>
                              <w:i/>
                            </w:rPr>
                          </w:del>
                        </w:ins>
                      </m:ctrlPr>
                    </m:sSubPr>
                    <m:e>
                      <w:ins w:id="390" w:author="Michael Goodrich" w:date="2012-04-18T21:28:00Z">
                        <w:del w:id="391" w:author="Eric Mercer" w:date="2012-05-16T15:31:00Z">
                          <m:r>
                            <w:rPr>
                              <w:rStyle w:val="PageNumber"/>
                              <w:rFonts w:ascii="Cambria Math" w:hAnsi="Cambria Math"/>
                            </w:rPr>
                            <m:t>[l</m:t>
                          </m:r>
                        </w:del>
                      </w:ins>
                    </m:e>
                    <m:sub>
                      <w:ins w:id="392" w:author="Michael Goodrich" w:date="2012-04-18T21:28:00Z">
                        <w:del w:id="393" w:author="Eric Mercer" w:date="2012-05-16T15:31:00Z">
                          <m:r>
                            <w:rPr>
                              <w:rStyle w:val="PageNumber"/>
                              <w:rFonts w:ascii="Cambria Math" w:hAnsi="Cambria Math"/>
                            </w:rPr>
                            <m:t>t</m:t>
                          </m:r>
                        </w:del>
                      </w:ins>
                    </m:sub>
                  </m:sSub>
                  <m:sSub>
                    <m:sSubPr>
                      <m:ctrlPr>
                        <w:ins w:id="394" w:author="Michael Goodrich" w:date="2012-04-18T21:28:00Z">
                          <w:del w:id="395" w:author="Eric Mercer" w:date="2012-05-16T15:31:00Z">
                            <w:rPr>
                              <w:rStyle w:val="PageNumber"/>
                              <w:rFonts w:ascii="Cambria Math" w:hAnsi="Cambria Math"/>
                              <w:i/>
                            </w:rPr>
                          </w:del>
                        </w:ins>
                      </m:ctrlPr>
                    </m:sSubPr>
                    <m:e>
                      <w:ins w:id="396" w:author="Michael Goodrich" w:date="2012-04-18T21:28:00Z">
                        <w:del w:id="397" w:author="Eric Mercer" w:date="2012-05-16T15:31:00Z">
                          <m:r>
                            <w:rPr>
                              <w:rStyle w:val="PageNumber"/>
                              <w:rFonts w:ascii="Cambria Math" w:hAnsi="Cambria Math"/>
                            </w:rPr>
                            <m:t>,u</m:t>
                          </m:r>
                        </w:del>
                      </w:ins>
                    </m:e>
                    <m:sub>
                      <w:ins w:id="398" w:author="Michael Goodrich" w:date="2012-04-18T21:28:00Z">
                        <w:del w:id="399" w:author="Eric Mercer" w:date="2012-05-16T15:31:00Z">
                          <m:r>
                            <w:rPr>
                              <w:rStyle w:val="PageNumber"/>
                              <w:rFonts w:ascii="Cambria Math" w:hAnsi="Cambria Math"/>
                            </w:rPr>
                            <m:t>t</m:t>
                          </m:r>
                        </w:del>
                      </w:ins>
                    </m:sub>
                  </m:sSub>
                  <w:ins w:id="400" w:author="Michael Goodrich" w:date="2012-04-18T21:28:00Z">
                    <w:del w:id="401" w:author="Eric Mercer" w:date="2012-05-16T15:31:00Z">
                      <m:r>
                        <w:rPr>
                          <w:rStyle w:val="PageNumber"/>
                          <w:rFonts w:ascii="Cambria Math" w:hAnsi="Cambria Math"/>
                        </w:rPr>
                        <m:t>]</m:t>
                      </m:r>
                    </w:del>
                  </w:ins>
                </m:sub>
              </m:sSub>
              <w:ins w:id="402" w:author="Michael Goodrich" w:date="2012-04-18T21:28:00Z">
                <w:del w:id="403" w:author="Eric Mercer" w:date="2012-05-16T15:31:00Z">
                  <m:r>
                    <w:rPr>
                      <w:rStyle w:val="PageNumber"/>
                      <w:rFonts w:ascii="Cambria Math" w:hAnsi="Cambria Math"/>
                    </w:rPr>
                    <m:t>β))</m:t>
                  </m:r>
                </w:del>
              </w:ins>
            </m:e>
          </m:d>
        </m:oMath>
      </m:oMathPara>
    </w:p>
    <w:p w14:paraId="166F5649" w14:textId="035820C5" w:rsidR="00E0537F" w:rsidDel="00416B46" w:rsidRDefault="00E0537F" w:rsidP="00320B7A">
      <w:pPr>
        <w:tabs>
          <w:tab w:val="left" w:pos="6120"/>
        </w:tabs>
        <w:rPr>
          <w:ins w:id="404" w:author="Michael Goodrich" w:date="2012-04-18T21:28:00Z"/>
          <w:del w:id="405" w:author="Eric Mercer" w:date="2012-05-16T15:31:00Z"/>
          <w:rStyle w:val="PageNumber"/>
          <w:rFonts w:ascii="Times" w:hAnsi="Times"/>
        </w:rPr>
      </w:pPr>
    </w:p>
    <w:p w14:paraId="484DE897" w14:textId="66EDE8B3" w:rsidR="00E0537F" w:rsidRPr="009D2B29" w:rsidDel="00416B46" w:rsidRDefault="00E0537F" w:rsidP="00320B7A">
      <w:pPr>
        <w:tabs>
          <w:tab w:val="left" w:pos="6120"/>
        </w:tabs>
        <w:rPr>
          <w:del w:id="406" w:author="Eric Mercer" w:date="2012-05-16T15:31:00Z"/>
          <w:rStyle w:val="PageNumber"/>
          <w:rFonts w:ascii="Times" w:hAnsi="Times"/>
        </w:rPr>
      </w:pPr>
    </w:p>
    <w:p w14:paraId="0899D95B" w14:textId="2D8723C0" w:rsidR="00320B7A" w:rsidRPr="009D2B29" w:rsidDel="00416B46" w:rsidRDefault="00320B7A" w:rsidP="00320B7A">
      <w:pPr>
        <w:tabs>
          <w:tab w:val="left" w:pos="6120"/>
        </w:tabs>
        <w:rPr>
          <w:del w:id="407" w:author="Eric Mercer" w:date="2012-05-16T15:31:00Z"/>
          <w:rStyle w:val="PageNumber"/>
          <w:rFonts w:ascii="Times" w:hAnsi="Times"/>
        </w:rPr>
      </w:pPr>
      <w:del w:id="408" w:author="Eric Mercer" w:date="2012-05-16T15:31:00Z">
        <w:r w:rsidRPr="009D2B29" w:rsidDel="00416B46">
          <w:rPr>
            <w:rStyle w:val="PageNumber"/>
            <w:rFonts w:ascii="Times" w:hAnsi="Times"/>
          </w:rPr>
          <w:delText xml:space="preserve">Given this capability, </w:delText>
        </w:r>
        <w:r w:rsidRPr="009D2B29" w:rsidDel="00416B46">
          <w:rPr>
            <w:rStyle w:val="PageNumber"/>
            <w:rFonts w:ascii="Times" w:hAnsi="Times"/>
            <w:i/>
          </w:rPr>
          <w:delText>we propose to derive, through implicit tests, tight bounds</w:delText>
        </w:r>
        <w:r w:rsidRPr="009D2B29" w:rsidDel="00416B46">
          <w:rPr>
            <w:rStyle w:val="PageNumber"/>
            <w:rFonts w:ascii="Times" w:hAnsi="Times"/>
          </w:rPr>
          <w:delText xml:space="preserve"> on </w:delText>
        </w:r>
        <w:r w:rsidRPr="009D2B29" w:rsidDel="00416B46">
          <w:rPr>
            <w:rStyle w:val="PageNumber"/>
            <w:rFonts w:ascii="Times" w:hAnsi="Times"/>
            <w:i/>
          </w:rPr>
          <w:delText>[l</w:delText>
        </w:r>
        <w:r w:rsidRPr="009D2B29" w:rsidDel="00416B46">
          <w:rPr>
            <w:rStyle w:val="PageNumber"/>
            <w:rFonts w:ascii="Times" w:hAnsi="Times"/>
            <w:i/>
            <w:vertAlign w:val="subscript"/>
          </w:rPr>
          <w:delText>t</w:delText>
        </w:r>
        <w:r w:rsidRPr="009D2B29" w:rsidDel="00416B46">
          <w:rPr>
            <w:rStyle w:val="PageNumber"/>
            <w:rFonts w:ascii="Times" w:hAnsi="Times"/>
            <w:i/>
          </w:rPr>
          <w:delText>,u</w:delText>
        </w:r>
        <w:r w:rsidRPr="009D2B29" w:rsidDel="00416B46">
          <w:rPr>
            <w:rStyle w:val="PageNumber"/>
            <w:rFonts w:ascii="Times" w:hAnsi="Times"/>
            <w:i/>
            <w:vertAlign w:val="subscript"/>
          </w:rPr>
          <w:delText>t</w:delText>
        </w:r>
        <w:r w:rsidRPr="009D2B29" w:rsidDel="00416B46">
          <w:rPr>
            <w:rStyle w:val="PageNumber"/>
            <w:rFonts w:ascii="Times" w:hAnsi="Times"/>
            <w:i/>
          </w:rPr>
          <w:delText>].</w:delText>
        </w:r>
        <w:r w:rsidRPr="009D2B29" w:rsidDel="00416B46">
          <w:rPr>
            <w:rStyle w:val="PageNumber"/>
            <w:rFonts w:ascii="Times" w:hAnsi="Times"/>
          </w:rPr>
          <w:delText xml:space="preserve"> Further, </w:delText>
        </w:r>
        <w:r w:rsidRPr="009D2B29" w:rsidDel="00416B46">
          <w:rPr>
            <w:rStyle w:val="PageNumber"/>
            <w:rFonts w:ascii="Times" w:hAnsi="Times"/>
            <w:i/>
          </w:rPr>
          <w:delText>we propose to modify PRISM's verification algorithms</w:delText>
        </w:r>
        <w:r w:rsidRPr="009D2B29" w:rsidDel="00416B46">
          <w:rPr>
            <w:rStyle w:val="PageNumber"/>
            <w:rFonts w:ascii="Times" w:hAnsi="Times"/>
          </w:rPr>
          <w:delText xml:space="preserve"> with a quantitative mode to derive bounds on the until (</w:delText>
        </w:r>
        <w:r w:rsidRPr="009D2B29" w:rsidDel="00416B46">
          <w:rPr>
            <w:rStyle w:val="PageNumber"/>
            <w:rFonts w:ascii="Times" w:hAnsi="Times"/>
            <w:b/>
          </w:rPr>
          <w:delText>U</w:delText>
        </w:r>
        <w:r w:rsidRPr="009D2B29" w:rsidDel="00416B46">
          <w:rPr>
            <w:rStyle w:val="PageNumber"/>
            <w:rFonts w:ascii="Times" w:hAnsi="Times"/>
          </w:rPr>
          <w:delText xml:space="preserve">) path operator (i.e., </w:delText>
        </w:r>
        <w:r w:rsidRPr="009D2B29" w:rsidDel="00416B46">
          <w:rPr>
            <w:rStyle w:val="PageNumber"/>
            <w:rFonts w:ascii="Times" w:hAnsi="Times"/>
            <w:i/>
          </w:rPr>
          <w:delText>(</w:delText>
        </w:r>
        <w:r w:rsidRPr="009D2B29" w:rsidDel="00416B46">
          <w:rPr>
            <w:rFonts w:ascii="Times" w:hAnsi="Times" w:cs="Lucida Grande"/>
            <w:i/>
            <w:color w:val="000000"/>
          </w:rPr>
          <w:delText>α</w:delText>
        </w:r>
        <w:r w:rsidRPr="009D2B29" w:rsidDel="00416B46">
          <w:rPr>
            <w:rFonts w:ascii="Times" w:hAnsi="Times" w:cs="Lucida Grande"/>
            <w:i/>
            <w:color w:val="000000"/>
            <w:vertAlign w:val="subscript"/>
          </w:rPr>
          <w:delText>n</w:delText>
        </w:r>
        <w:r w:rsidRPr="009D2B29" w:rsidDel="00416B46">
          <w:rPr>
            <w:rStyle w:val="PageNumber"/>
            <w:rFonts w:ascii="Times" w:hAnsi="Times"/>
            <w:i/>
          </w:rPr>
          <w:delText xml:space="preserve"> </w:delText>
        </w:r>
        <w:r w:rsidRPr="009D2B29" w:rsidDel="00416B46">
          <w:rPr>
            <w:rStyle w:val="PageNumber"/>
            <w:rFonts w:ascii="Times" w:hAnsi="Times"/>
            <w:b/>
          </w:rPr>
          <w:delText>U</w:delText>
        </w:r>
        <w:r w:rsidRPr="009D2B29" w:rsidDel="00416B46">
          <w:rPr>
            <w:rStyle w:val="PageNumber"/>
            <w:rFonts w:ascii="Times" w:hAnsi="Times"/>
            <w:vertAlign w:val="subscript"/>
          </w:rPr>
          <w:delText>[?,?]</w:delText>
        </w:r>
        <w:r w:rsidRPr="009D2B29" w:rsidDel="00416B46">
          <w:rPr>
            <w:rFonts w:ascii="Times" w:hAnsi="Times"/>
            <w:i/>
          </w:rPr>
          <w:delText>β</w:delText>
        </w:r>
        <w:r w:rsidRPr="009D2B29" w:rsidDel="00416B46">
          <w:rPr>
            <w:rStyle w:val="PageNumber"/>
            <w:rFonts w:ascii="Times" w:hAnsi="Times"/>
            <w:i/>
          </w:rPr>
          <w:delText>)</w:delText>
        </w:r>
        <w:r w:rsidRPr="009D2B29" w:rsidDel="00416B46">
          <w:rPr>
            <w:rStyle w:val="PageNumber"/>
            <w:rFonts w:ascii="Times" w:hAnsi="Times"/>
          </w:rPr>
          <w:delText>), which is an important contribution to the field of formal methods because it extends an existing tool to a dynamic system.</w:delText>
        </w:r>
      </w:del>
    </w:p>
    <w:p w14:paraId="1134295D" w14:textId="77777777" w:rsidR="00320B7A" w:rsidRPr="009D2B29" w:rsidRDefault="00320B7A" w:rsidP="00320B7A">
      <w:pPr>
        <w:tabs>
          <w:tab w:val="left" w:pos="6120"/>
        </w:tabs>
        <w:rPr>
          <w:rStyle w:val="PageNumber"/>
          <w:rFonts w:ascii="Times" w:hAnsi="Times"/>
        </w:rPr>
      </w:pPr>
    </w:p>
    <w:p w14:paraId="19239C32" w14:textId="5341B5E2" w:rsidR="00320B7A" w:rsidRPr="009D2B29" w:rsidRDefault="00320B7A" w:rsidP="00320B7A">
      <w:pPr>
        <w:tabs>
          <w:tab w:val="left" w:pos="6120"/>
        </w:tabs>
        <w:rPr>
          <w:rStyle w:val="PageNumber"/>
          <w:rFonts w:ascii="Times" w:hAnsi="Times"/>
        </w:rPr>
      </w:pPr>
      <w:r w:rsidRPr="009D2B29">
        <w:rPr>
          <w:rStyle w:val="PageNumber"/>
          <w:rFonts w:ascii="Times" w:hAnsi="Times"/>
        </w:rPr>
        <w:t>Working at this level of abstraction is useful for identifying guaranteed bounds on the behavior of the abstract system. To be of practical use for real human-robot teams, we must map the behavior of the team at the abstract level to the implementation-level details encoded in</w:t>
      </w:r>
      <w:del w:id="409" w:author="Michael Goodrich" w:date="2012-04-18T21:30:00Z">
        <w:r w:rsidRPr="009D2B29" w:rsidDel="00DD0D18">
          <w:rPr>
            <w:rStyle w:val="PageNumber"/>
            <w:rFonts w:ascii="Times" w:hAnsi="Times"/>
          </w:rPr>
          <w:delText xml:space="preserve"> </w:delText>
        </w:r>
      </w:del>
      <w:ins w:id="410" w:author="Michael Goodrich" w:date="2012-04-18T21:30:00Z">
        <w:r w:rsidR="00DD0D18">
          <w:rPr>
            <w:rStyle w:val="PageNumber"/>
            <w:rFonts w:ascii="Times" w:hAnsi="Times"/>
          </w:rPr>
          <w:t xml:space="preserve"> model described in Section 2</w:t>
        </w:r>
      </w:ins>
      <w:del w:id="411" w:author="Michael Goodrich" w:date="2012-04-18T21:30:00Z">
        <w:r w:rsidRPr="009D2B29" w:rsidDel="00DD0D18">
          <w:rPr>
            <w:rStyle w:val="PageNumber"/>
            <w:rFonts w:ascii="Times" w:hAnsi="Times"/>
            <w:i/>
          </w:rPr>
          <w:delText>f</w:delText>
        </w:r>
        <w:r w:rsidRPr="009D2B29" w:rsidDel="00DD0D18">
          <w:rPr>
            <w:rStyle w:val="PageNumber"/>
            <w:rFonts w:ascii="Times" w:hAnsi="Times"/>
          </w:rPr>
          <w:delText xml:space="preserve"> and </w:delText>
        </w:r>
        <w:r w:rsidRPr="009D2B29" w:rsidDel="00DD0D18">
          <w:rPr>
            <w:rFonts w:ascii="Times" w:hAnsi="Times"/>
            <w:bCs/>
            <w:i/>
            <w:sz w:val="22"/>
          </w:rPr>
          <w:delText>g</w:delText>
        </w:r>
      </w:del>
      <w:r w:rsidRPr="009D2B29">
        <w:rPr>
          <w:rStyle w:val="PageNumber"/>
          <w:rFonts w:ascii="Times" w:hAnsi="Times"/>
        </w:rPr>
        <w:t xml:space="preserve">. </w:t>
      </w:r>
      <w:ins w:id="412" w:author="Michael Goodrich" w:date="2012-04-18T21:30:00Z">
        <w:r w:rsidR="00DD0D18">
          <w:rPr>
            <w:rStyle w:val="PageNumber"/>
            <w:rFonts w:ascii="Times" w:hAnsi="Times"/>
          </w:rPr>
          <w:t xml:space="preserve"> </w:t>
        </w:r>
        <w:commentRangeStart w:id="413"/>
        <w:r w:rsidR="00DD0D18">
          <w:rPr>
            <w:rStyle w:val="PageNumber"/>
            <w:rFonts w:ascii="Times" w:hAnsi="Times"/>
          </w:rPr>
          <w:t xml:space="preserve">Let </w:t>
        </w:r>
        <w:r w:rsidR="00DD0D18">
          <w:rPr>
            <w:rStyle w:val="PageNumber"/>
            <w:rFonts w:ascii="Times" w:hAnsi="Times"/>
            <w:i/>
          </w:rPr>
          <w:t>f=</w:t>
        </w:r>
        <w:r w:rsidR="00DD0D18">
          <w:rPr>
            <w:rStyle w:val="PageNumber"/>
            <w:rFonts w:ascii="Times" w:hAnsi="Times"/>
          </w:rPr>
          <w:t xml:space="preserve"> and let </w:t>
        </w:r>
        <w:r w:rsidR="00DD0D18">
          <w:rPr>
            <w:rStyle w:val="PageNumber"/>
            <w:rFonts w:ascii="Times" w:hAnsi="Times"/>
            <w:i/>
          </w:rPr>
          <w:t>g=</w:t>
        </w:r>
        <w:r w:rsidR="00DD0D18">
          <w:rPr>
            <w:rStyle w:val="PageNumber"/>
            <w:rFonts w:ascii="Times" w:hAnsi="Times"/>
          </w:rPr>
          <w:t xml:space="preserve"> </w:t>
        </w:r>
        <w:commentRangeEnd w:id="413"/>
        <w:r w:rsidR="00DD0D18">
          <w:rPr>
            <w:rStyle w:val="CommentReference"/>
          </w:rPr>
          <w:commentReference w:id="413"/>
        </w:r>
        <w:r w:rsidR="00DD0D18">
          <w:rPr>
            <w:rStyle w:val="PageNumber"/>
            <w:rFonts w:ascii="Times" w:hAnsi="Times"/>
          </w:rPr>
          <w:t xml:space="preserve">… </w:t>
        </w:r>
      </w:ins>
      <w:r w:rsidRPr="009D2B29">
        <w:rPr>
          <w:rStyle w:val="PageNumber"/>
          <w:rFonts w:ascii="Times" w:hAnsi="Times"/>
        </w:rPr>
        <w:t>This leads to an important technical challenge, namely using formal methods to show that the low-level human inputs correctly implement the abstract action, that is,</w:t>
      </w:r>
    </w:p>
    <w:p w14:paraId="062BE19D" w14:textId="77777777" w:rsidR="00320B7A" w:rsidRPr="009D2B29" w:rsidRDefault="00320B7A" w:rsidP="00320B7A">
      <w:pPr>
        <w:tabs>
          <w:tab w:val="left" w:pos="6120"/>
        </w:tabs>
        <w:rPr>
          <w:rStyle w:val="PageNumber"/>
          <w:rFonts w:ascii="Times" w:hAnsi="Times"/>
        </w:rPr>
      </w:pPr>
      <w:r w:rsidRPr="009D2B29">
        <w:rPr>
          <w:rFonts w:ascii="Times" w:hAnsi="Times"/>
          <w:noProof/>
          <w:lang w:eastAsia="en-US"/>
        </w:rPr>
        <w:drawing>
          <wp:anchor distT="0" distB="0" distL="114300" distR="114300" simplePos="0" relativeHeight="251666432" behindDoc="0" locked="0" layoutInCell="1" allowOverlap="1" wp14:anchorId="61C78043" wp14:editId="0BFA40F9">
            <wp:simplePos x="0" y="0"/>
            <wp:positionH relativeFrom="column">
              <wp:posOffset>1423035</wp:posOffset>
            </wp:positionH>
            <wp:positionV relativeFrom="paragraph">
              <wp:posOffset>5715</wp:posOffset>
            </wp:positionV>
            <wp:extent cx="2319655" cy="177800"/>
            <wp:effectExtent l="0" t="0" r="0" b="0"/>
            <wp:wrapThrough wrapText="bothSides">
              <wp:wrapPolygon edited="0">
                <wp:start x="4257" y="0"/>
                <wp:lineTo x="0" y="3086"/>
                <wp:lineTo x="0" y="18514"/>
                <wp:lineTo x="237" y="18514"/>
                <wp:lineTo x="21287" y="18514"/>
                <wp:lineTo x="21287" y="0"/>
                <wp:lineTo x="7805" y="0"/>
                <wp:lineTo x="4257"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19655" cy="177800"/>
                    </a:xfrm>
                    <a:prstGeom prst="rect">
                      <a:avLst/>
                    </a:prstGeom>
                    <a:noFill/>
                    <a:ln>
                      <a:noFill/>
                    </a:ln>
                  </pic:spPr>
                </pic:pic>
              </a:graphicData>
            </a:graphic>
          </wp:anchor>
        </w:drawing>
      </w:r>
      <w:r w:rsidRPr="009D2B29">
        <w:rPr>
          <w:rStyle w:val="PageNumber"/>
          <w:rFonts w:ascii="Times" w:hAnsi="Times"/>
        </w:rPr>
        <w:t xml:space="preserve"> </w:t>
      </w:r>
    </w:p>
    <w:p w14:paraId="5C7B0765" w14:textId="77777777" w:rsidR="00320B7A" w:rsidRPr="009D2B29" w:rsidRDefault="00320B7A" w:rsidP="00320B7A">
      <w:pPr>
        <w:tabs>
          <w:tab w:val="left" w:pos="6120"/>
        </w:tabs>
        <w:rPr>
          <w:rStyle w:val="PageNumber"/>
          <w:rFonts w:ascii="Times" w:hAnsi="Times"/>
        </w:rPr>
      </w:pPr>
      <w:proofErr w:type="gramStart"/>
      <w:r w:rsidRPr="009D2B29">
        <w:rPr>
          <w:rStyle w:val="PageNumber"/>
          <w:rFonts w:ascii="Times" w:hAnsi="Times"/>
        </w:rPr>
        <w:t>using</w:t>
      </w:r>
      <w:proofErr w:type="gramEnd"/>
      <w:r w:rsidRPr="009D2B29">
        <w:rPr>
          <w:rStyle w:val="PageNumber"/>
          <w:rFonts w:ascii="Times" w:hAnsi="Times"/>
        </w:rPr>
        <w:t xml:space="preserve"> </w:t>
      </w:r>
      <w:r w:rsidRPr="009D2B29">
        <w:rPr>
          <w:rStyle w:val="PageNumber"/>
          <w:rFonts w:ascii="Times" w:hAnsi="Times"/>
          <w:i/>
        </w:rPr>
        <w:t>f</w:t>
      </w:r>
      <w:r w:rsidRPr="009D2B29">
        <w:rPr>
          <w:rStyle w:val="PageNumber"/>
          <w:rFonts w:ascii="Times" w:hAnsi="Times"/>
          <w:i/>
          <w:vertAlign w:val="superscript"/>
        </w:rPr>
        <w:t>i</w:t>
      </w:r>
      <w:r w:rsidRPr="009D2B29">
        <w:rPr>
          <w:rStyle w:val="PageNumber"/>
          <w:rFonts w:ascii="Times" w:hAnsi="Times"/>
          <w:i/>
        </w:rPr>
        <w:t xml:space="preserve"> </w:t>
      </w:r>
      <w:r w:rsidRPr="009D2B29">
        <w:rPr>
          <w:rStyle w:val="PageNumber"/>
          <w:rFonts w:ascii="Times" w:hAnsi="Times"/>
        </w:rPr>
        <w:t xml:space="preserve"> and </w:t>
      </w:r>
      <w:proofErr w:type="spellStart"/>
      <w:r w:rsidRPr="009D2B29">
        <w:rPr>
          <w:rFonts w:ascii="Times" w:hAnsi="Times"/>
          <w:bCs/>
          <w:i/>
          <w:sz w:val="22"/>
        </w:rPr>
        <w:t>g</w:t>
      </w:r>
      <w:r w:rsidRPr="009D2B29">
        <w:rPr>
          <w:rStyle w:val="PageNumber"/>
          <w:rFonts w:ascii="Times" w:hAnsi="Times"/>
          <w:i/>
          <w:vertAlign w:val="superscript"/>
        </w:rPr>
        <w:t>i</w:t>
      </w:r>
      <w:proofErr w:type="spellEnd"/>
      <w:r w:rsidRPr="009D2B29">
        <w:rPr>
          <w:rStyle w:val="PageNumber"/>
          <w:rFonts w:ascii="Times" w:hAnsi="Times"/>
        </w:rPr>
        <w:t>.</w:t>
      </w:r>
    </w:p>
    <w:p w14:paraId="76D792D7" w14:textId="77777777" w:rsidR="00320B7A" w:rsidRPr="009D2B29" w:rsidRDefault="00320B7A" w:rsidP="00320B7A">
      <w:pPr>
        <w:tabs>
          <w:tab w:val="left" w:pos="6120"/>
        </w:tabs>
        <w:rPr>
          <w:rStyle w:val="PageNumber"/>
          <w:rFonts w:ascii="Times" w:hAnsi="Times"/>
        </w:rPr>
      </w:pPr>
    </w:p>
    <w:p w14:paraId="47294A8D" w14:textId="77777777" w:rsidR="00320B7A" w:rsidRPr="009D2B29" w:rsidRDefault="00320B7A" w:rsidP="00320B7A">
      <w:pPr>
        <w:tabs>
          <w:tab w:val="left" w:pos="6120"/>
        </w:tabs>
        <w:rPr>
          <w:rStyle w:val="PageNumber"/>
          <w:rFonts w:ascii="Times" w:hAnsi="Times"/>
        </w:rPr>
      </w:pPr>
      <w:r w:rsidRPr="009D2B29">
        <w:rPr>
          <w:rStyle w:val="PageNumber"/>
          <w:rFonts w:ascii="Times" w:hAnsi="Times"/>
        </w:rPr>
        <w:t xml:space="preserve">To help understand why this technical challenge is important, note that persistence measures human control over the automation. An input from the human with very low persistence at a high probability indicates centralized authority where the human is directly controlling the collective. In contrast, a very high persistence from an action probably indicates decentralized authority with limited control over the collective behavior. With such a notion of persistence, it is possible to define and characterize control actions, </w:t>
      </w:r>
      <w:r w:rsidRPr="009D2B29">
        <w:rPr>
          <w:rFonts w:ascii="Times" w:hAnsi="Times" w:cs="Lucida Grande"/>
          <w:i/>
          <w:color w:val="000000"/>
        </w:rPr>
        <w:t>α</w:t>
      </w:r>
      <w:r w:rsidRPr="009D2B29">
        <w:rPr>
          <w:rFonts w:ascii="Times" w:hAnsi="Times" w:cs="Lucida Grande"/>
          <w:i/>
          <w:color w:val="000000"/>
          <w:vertAlign w:val="subscript"/>
        </w:rPr>
        <w:t>n</w:t>
      </w:r>
      <w:r w:rsidRPr="009D2B29">
        <w:rPr>
          <w:rStyle w:val="PageNumber"/>
          <w:rFonts w:ascii="Times" w:hAnsi="Times"/>
        </w:rPr>
        <w:t xml:space="preserve">, that reflect a desired level of authority in the automation. </w:t>
      </w:r>
    </w:p>
    <w:p w14:paraId="161DD439" w14:textId="77777777" w:rsidR="00320B7A" w:rsidRPr="009D2B29" w:rsidRDefault="00320B7A" w:rsidP="00320B7A">
      <w:pPr>
        <w:tabs>
          <w:tab w:val="left" w:pos="6120"/>
        </w:tabs>
        <w:rPr>
          <w:rStyle w:val="PageNumber"/>
          <w:rFonts w:ascii="Times" w:hAnsi="Times"/>
        </w:rPr>
      </w:pPr>
    </w:p>
    <w:p w14:paraId="11634FBF" w14:textId="77777777" w:rsidR="00320B7A" w:rsidRPr="009D2B29" w:rsidRDefault="00320B7A" w:rsidP="00320B7A">
      <w:pPr>
        <w:tabs>
          <w:tab w:val="left" w:pos="6120"/>
        </w:tabs>
        <w:rPr>
          <w:rStyle w:val="PageNumber"/>
          <w:rFonts w:ascii="Times" w:hAnsi="Times"/>
        </w:rPr>
      </w:pPr>
      <w:r w:rsidRPr="009D2B29">
        <w:rPr>
          <w:rStyle w:val="PageNumber"/>
          <w:rFonts w:ascii="Times" w:hAnsi="Times"/>
        </w:rPr>
        <w:t xml:space="preserve">A second technical challenge is the relationship between the abstract state and what is observable from the system. We will formally model </w:t>
      </w:r>
      <w:r w:rsidRPr="009D2B29">
        <w:rPr>
          <w:rFonts w:ascii="Times" w:hAnsi="Times"/>
          <w:i/>
        </w:rPr>
        <w:t>β</w:t>
      </w:r>
      <w:r w:rsidRPr="009D2B29">
        <w:rPr>
          <w:rFonts w:ascii="Times" w:hAnsi="Times"/>
        </w:rPr>
        <w:t xml:space="preserve"> as a predicate that, within probabilistic bounds, indicates the abstract state of the collective.  We will then use the requirements for this predicate to identify what must be observed by the human, meaning that we will relate </w:t>
      </w:r>
      <w:r w:rsidRPr="009D2B29">
        <w:rPr>
          <w:rFonts w:ascii="Times" w:hAnsi="Times"/>
          <w:i/>
        </w:rPr>
        <w:t xml:space="preserve">β </w:t>
      </w:r>
      <w:r w:rsidRPr="009D2B29">
        <w:rPr>
          <w:rFonts w:ascii="Times" w:hAnsi="Times"/>
        </w:rPr>
        <w:t>to the observations available from the robots (</w:t>
      </w:r>
      <w:proofErr w:type="spellStart"/>
      <w:r w:rsidRPr="009D2B29">
        <w:rPr>
          <w:rStyle w:val="PageNumber"/>
          <w:rFonts w:ascii="Times" w:hAnsi="Times"/>
          <w:i/>
        </w:rPr>
        <w:t>y</w:t>
      </w:r>
      <w:r w:rsidRPr="009D2B29">
        <w:rPr>
          <w:rStyle w:val="PageNumber"/>
          <w:rFonts w:ascii="Times" w:hAnsi="Times"/>
          <w:i/>
          <w:vertAlign w:val="subscript"/>
        </w:rPr>
        <w:t>a</w:t>
      </w:r>
      <w:proofErr w:type="spellEnd"/>
      <w:r w:rsidRPr="009D2B29">
        <w:rPr>
          <w:rStyle w:val="PageNumber"/>
          <w:rFonts w:ascii="Times" w:hAnsi="Times"/>
        </w:rPr>
        <w:t>, using the notation from section 2).</w:t>
      </w:r>
    </w:p>
    <w:p w14:paraId="29F71F57" w14:textId="77777777" w:rsidR="00320B7A" w:rsidRPr="009D2B29" w:rsidRDefault="00320B7A" w:rsidP="00320B7A">
      <w:pPr>
        <w:tabs>
          <w:tab w:val="left" w:pos="6120"/>
        </w:tabs>
        <w:rPr>
          <w:rStyle w:val="PageNumber"/>
          <w:rFonts w:ascii="Times" w:hAnsi="Times"/>
        </w:rPr>
      </w:pPr>
    </w:p>
    <w:p w14:paraId="087A14FD" w14:textId="02A064BB" w:rsidR="00320B7A" w:rsidRDefault="00320B7A" w:rsidP="00320B7A">
      <w:pPr>
        <w:tabs>
          <w:tab w:val="left" w:pos="6120"/>
        </w:tabs>
        <w:rPr>
          <w:rStyle w:val="PageNumber"/>
          <w:rFonts w:ascii="Times" w:hAnsi="Times"/>
        </w:rPr>
      </w:pPr>
      <w:r w:rsidRPr="009D2B29">
        <w:rPr>
          <w:rStyle w:val="PageNumber"/>
          <w:rFonts w:ascii="Times" w:hAnsi="Times"/>
        </w:rPr>
        <w:t xml:space="preserve">Given such a characterization of control through persistence, it is possibly to classify actions, </w:t>
      </w:r>
      <m:oMath>
        <m:sSub>
          <m:sSubPr>
            <m:ctrlPr>
              <w:ins w:id="415" w:author="Michael Goodrich" w:date="2012-04-18T21:31:00Z">
                <w:rPr>
                  <w:rStyle w:val="PageNumber"/>
                  <w:rFonts w:ascii="Cambria Math" w:hAnsi="Cambria Math"/>
                  <w:i/>
                </w:rPr>
              </w:ins>
            </m:ctrlPr>
          </m:sSubPr>
          <m:e>
            <m:acc>
              <m:accPr>
                <m:ctrlPr>
                  <w:ins w:id="416" w:author="Michael Goodrich" w:date="2012-04-18T21:31:00Z">
                    <w:rPr>
                      <w:rStyle w:val="PageNumber"/>
                      <w:rFonts w:ascii="Cambria Math" w:hAnsi="Cambria Math"/>
                      <w:i/>
                    </w:rPr>
                  </w:ins>
                </m:ctrlPr>
              </m:accPr>
              <m:e>
                <w:ins w:id="417" w:author="Michael Goodrich" w:date="2012-04-18T21:31:00Z">
                  <m:r>
                    <w:rPr>
                      <w:rStyle w:val="PageNumber"/>
                      <w:rFonts w:ascii="Cambria Math" w:hAnsi="Cambria Math"/>
                    </w:rPr>
                    <m:t>q</m:t>
                  </m:r>
                </w:ins>
              </m:e>
            </m:acc>
          </m:e>
          <m:sub>
            <w:ins w:id="418" w:author="Michael Goodrich" w:date="2012-04-18T21:31:00Z">
              <m:r>
                <w:rPr>
                  <w:rStyle w:val="PageNumber"/>
                  <w:rFonts w:ascii="Cambria Math" w:hAnsi="Cambria Math"/>
                </w:rPr>
                <m:t>M</m:t>
              </m:r>
            </w:ins>
          </m:sub>
        </m:sSub>
      </m:oMath>
      <w:del w:id="419" w:author="Michael Goodrich" w:date="2012-04-18T21:31:00Z">
        <w:r w:rsidRPr="009D2B29" w:rsidDel="00DD0D18">
          <w:rPr>
            <w:rFonts w:ascii="Times" w:hAnsi="Times" w:cs="Lucida Grande"/>
            <w:i/>
            <w:color w:val="000000"/>
          </w:rPr>
          <w:delText>α</w:delText>
        </w:r>
      </w:del>
      <w:r w:rsidRPr="009D2B29">
        <w:rPr>
          <w:rFonts w:ascii="Times" w:hAnsi="Times" w:cs="Lucida Grande"/>
          <w:i/>
          <w:color w:val="000000"/>
          <w:vertAlign w:val="subscript"/>
        </w:rPr>
        <w:t>n</w:t>
      </w:r>
      <w:r w:rsidRPr="009D2B29">
        <w:rPr>
          <w:rStyle w:val="PageNumber"/>
          <w:rFonts w:ascii="Times" w:hAnsi="Times"/>
        </w:rPr>
        <w:t xml:space="preserve">, in a three dimensional space defined by control-authority (measured as temporal span), span-of-control (measured as the number of agents influenced), and emergent behavior (measured as the probability of a particular </w:t>
      </w:r>
      <w:ins w:id="420" w:author="Michael Goodrich" w:date="2012-04-18T21:31:00Z">
        <w:r w:rsidR="00DD0D18">
          <w:rPr>
            <w:rStyle w:val="PageNumber"/>
            <w:rFonts w:ascii="Times" w:hAnsi="Times"/>
          </w:rPr>
          <w:t xml:space="preserve">attractor or </w:t>
        </w:r>
      </w:ins>
      <w:r w:rsidRPr="009D2B29">
        <w:rPr>
          <w:rStyle w:val="PageNumber"/>
          <w:rFonts w:ascii="Times" w:hAnsi="Times"/>
        </w:rPr>
        <w:t xml:space="preserve">macro-level behavior). With such a classification, we can identify a third technical challenge, namely creating a catalog or library actions that uses formal methods to identify what various values of </w:t>
      </w:r>
      <m:oMath>
        <m:sSub>
          <m:sSubPr>
            <m:ctrlPr>
              <w:ins w:id="421" w:author="Michael Goodrich" w:date="2012-04-18T21:31:00Z">
                <w:rPr>
                  <w:rStyle w:val="PageNumber"/>
                  <w:rFonts w:ascii="Cambria Math" w:hAnsi="Cambria Math"/>
                  <w:i/>
                </w:rPr>
              </w:ins>
            </m:ctrlPr>
          </m:sSubPr>
          <m:e>
            <m:acc>
              <m:accPr>
                <m:ctrlPr>
                  <w:ins w:id="422" w:author="Michael Goodrich" w:date="2012-04-18T21:31:00Z">
                    <w:rPr>
                      <w:rStyle w:val="PageNumber"/>
                      <w:rFonts w:ascii="Cambria Math" w:hAnsi="Cambria Math"/>
                      <w:i/>
                    </w:rPr>
                  </w:ins>
                </m:ctrlPr>
              </m:accPr>
              <m:e>
                <w:ins w:id="423" w:author="Michael Goodrich" w:date="2012-04-18T21:31:00Z">
                  <m:r>
                    <w:rPr>
                      <w:rStyle w:val="PageNumber"/>
                      <w:rFonts w:ascii="Cambria Math" w:hAnsi="Cambria Math"/>
                    </w:rPr>
                    <m:t>q</m:t>
                  </m:r>
                </w:ins>
              </m:e>
            </m:acc>
          </m:e>
          <m:sub>
            <w:ins w:id="424" w:author="Michael Goodrich" w:date="2012-04-18T21:31:00Z">
              <m:r>
                <w:rPr>
                  <w:rStyle w:val="PageNumber"/>
                  <w:rFonts w:ascii="Cambria Math" w:hAnsi="Cambria Math"/>
                </w:rPr>
                <m:t>M</m:t>
              </m:r>
            </w:ins>
          </m:sub>
        </m:sSub>
      </m:oMath>
      <w:del w:id="425" w:author="Michael Goodrich" w:date="2012-04-18T21:31:00Z">
        <w:r w:rsidRPr="009D2B29" w:rsidDel="00DD0D18">
          <w:rPr>
            <w:rFonts w:ascii="Times" w:hAnsi="Times" w:cs="Lucida Grande"/>
            <w:i/>
            <w:color w:val="000000"/>
          </w:rPr>
          <w:delText>α</w:delText>
        </w:r>
        <w:r w:rsidRPr="009D2B29" w:rsidDel="00DD0D18">
          <w:rPr>
            <w:rFonts w:ascii="Times" w:hAnsi="Times" w:cs="Lucida Grande"/>
            <w:i/>
            <w:color w:val="000000"/>
            <w:vertAlign w:val="subscript"/>
          </w:rPr>
          <w:delText>n</w:delText>
        </w:r>
      </w:del>
      <w:proofErr w:type="gramStart"/>
      <w:r w:rsidRPr="009D2B29">
        <w:rPr>
          <w:rFonts w:ascii="Times" w:hAnsi="Times" w:cs="Lucida Grande"/>
          <w:i/>
          <w:color w:val="000000"/>
          <w:vertAlign w:val="subscript"/>
        </w:rPr>
        <w:t xml:space="preserve"> </w:t>
      </w:r>
      <w:ins w:id="426" w:author="Michael Goodrich" w:date="2012-04-18T21:31:00Z">
        <w:r w:rsidR="004D04D1">
          <w:rPr>
            <w:rFonts w:ascii="Times" w:hAnsi="Times" w:cs="Lucida Grande"/>
            <w:i/>
            <w:color w:val="000000"/>
            <w:vertAlign w:val="subscript"/>
          </w:rPr>
          <w:t xml:space="preserve"> </w:t>
        </w:r>
      </w:ins>
      <w:r w:rsidRPr="009D2B29">
        <w:rPr>
          <w:rStyle w:val="PageNumber"/>
          <w:rFonts w:ascii="Times" w:hAnsi="Times"/>
        </w:rPr>
        <w:t>can</w:t>
      </w:r>
      <w:proofErr w:type="gramEnd"/>
      <w:r w:rsidRPr="009D2B29">
        <w:rPr>
          <w:rStyle w:val="PageNumber"/>
          <w:rFonts w:ascii="Times" w:hAnsi="Times"/>
        </w:rPr>
        <w:t xml:space="preserve"> do to the system.  This catalog is the basis for algorithms that will implement user interfaces that allow a human to manage persistence time and level of control authority. A plan over decentralized control gives more autonomy to the collective while a plan over centralized control minimizes autonomy. </w:t>
      </w:r>
    </w:p>
    <w:p w14:paraId="1E244F05" w14:textId="77777777" w:rsidR="0030469E" w:rsidRDefault="0030469E" w:rsidP="00320B7A">
      <w:pPr>
        <w:tabs>
          <w:tab w:val="left" w:pos="6120"/>
        </w:tabs>
        <w:rPr>
          <w:rStyle w:val="PageNumber"/>
          <w:rFonts w:ascii="Times" w:hAnsi="Times"/>
        </w:rPr>
      </w:pPr>
    </w:p>
    <w:p w14:paraId="71F82697" w14:textId="47FEA479" w:rsidR="0030469E" w:rsidRDefault="0030469E" w:rsidP="00320B7A">
      <w:pPr>
        <w:tabs>
          <w:tab w:val="left" w:pos="6120"/>
        </w:tabs>
        <w:rPr>
          <w:rStyle w:val="PageNumber"/>
          <w:rFonts w:ascii="Times" w:hAnsi="Times"/>
          <w:b/>
        </w:rPr>
      </w:pPr>
      <w:r>
        <w:rPr>
          <w:rStyle w:val="PageNumber"/>
          <w:rFonts w:ascii="Times" w:hAnsi="Times"/>
          <w:b/>
        </w:rPr>
        <w:t>4. Future Work</w:t>
      </w:r>
    </w:p>
    <w:p w14:paraId="0EF8939F" w14:textId="381A3918" w:rsidR="0030469E" w:rsidRPr="009D2B29" w:rsidRDefault="0030469E" w:rsidP="0030469E">
      <w:pPr>
        <w:tabs>
          <w:tab w:val="left" w:pos="6120"/>
        </w:tabs>
        <w:rPr>
          <w:rFonts w:ascii="Times" w:hAnsi="Times"/>
          <w:bCs/>
        </w:rPr>
      </w:pPr>
      <w:r>
        <w:rPr>
          <w:rFonts w:ascii="Times" w:hAnsi="Times"/>
          <w:bCs/>
        </w:rPr>
        <w:t>Future work on abstraction includes</w:t>
      </w:r>
      <w:r w:rsidRPr="009D2B29">
        <w:rPr>
          <w:rFonts w:ascii="Times" w:hAnsi="Times"/>
          <w:bCs/>
        </w:rPr>
        <w:t>:</w:t>
      </w:r>
    </w:p>
    <w:p w14:paraId="7143F02F" w14:textId="77777777" w:rsidR="0030469E" w:rsidRPr="009D2B29" w:rsidRDefault="0030469E" w:rsidP="0030469E">
      <w:pPr>
        <w:pStyle w:val="ListParagraph"/>
        <w:numPr>
          <w:ilvl w:val="0"/>
          <w:numId w:val="4"/>
        </w:numPr>
        <w:tabs>
          <w:tab w:val="left" w:pos="6120"/>
        </w:tabs>
        <w:rPr>
          <w:rFonts w:ascii="Times" w:hAnsi="Times"/>
          <w:bCs/>
        </w:rPr>
      </w:pPr>
      <w:r w:rsidRPr="009D2B29">
        <w:rPr>
          <w:rFonts w:ascii="Times" w:hAnsi="Times"/>
          <w:bCs/>
        </w:rPr>
        <w:t xml:space="preserve">Find ways to define abstract states for </w:t>
      </w:r>
      <w:proofErr w:type="spellStart"/>
      <w:r w:rsidRPr="009D2B29">
        <w:rPr>
          <w:rFonts w:ascii="Times" w:hAnsi="Times"/>
          <w:bCs/>
        </w:rPr>
        <w:t>Couzin’s</w:t>
      </w:r>
      <w:proofErr w:type="spellEnd"/>
      <w:r w:rsidRPr="009D2B29">
        <w:rPr>
          <w:rFonts w:ascii="Times" w:hAnsi="Times"/>
          <w:bCs/>
        </w:rPr>
        <w:t xml:space="preserve"> and other bio-inspired systems; include how the human can influence a transition from one state to another.</w:t>
      </w:r>
    </w:p>
    <w:p w14:paraId="56622878" w14:textId="77777777" w:rsidR="0030469E" w:rsidRPr="009D2B29" w:rsidRDefault="0030469E" w:rsidP="0030469E">
      <w:pPr>
        <w:pStyle w:val="ListParagraph"/>
        <w:numPr>
          <w:ilvl w:val="0"/>
          <w:numId w:val="4"/>
        </w:numPr>
        <w:tabs>
          <w:tab w:val="left" w:pos="6120"/>
        </w:tabs>
        <w:rPr>
          <w:rFonts w:ascii="Times" w:hAnsi="Times"/>
          <w:bCs/>
        </w:rPr>
      </w:pPr>
      <w:r w:rsidRPr="009D2B29">
        <w:rPr>
          <w:rFonts w:ascii="Times" w:hAnsi="Times"/>
          <w:bCs/>
        </w:rPr>
        <w:t>Use empirical methods to identify state transition probabilities under various forms of human influence.</w:t>
      </w:r>
    </w:p>
    <w:p w14:paraId="0EB764EE" w14:textId="77777777" w:rsidR="0030469E" w:rsidRPr="009D2B29" w:rsidRDefault="0030469E" w:rsidP="0030469E">
      <w:pPr>
        <w:pStyle w:val="ListParagraph"/>
        <w:numPr>
          <w:ilvl w:val="0"/>
          <w:numId w:val="4"/>
        </w:numPr>
        <w:tabs>
          <w:tab w:val="left" w:pos="6120"/>
        </w:tabs>
        <w:rPr>
          <w:rFonts w:ascii="Times" w:hAnsi="Times"/>
          <w:bCs/>
        </w:rPr>
      </w:pPr>
      <w:r w:rsidRPr="009D2B29">
        <w:rPr>
          <w:rFonts w:ascii="Times" w:hAnsi="Times"/>
          <w:bCs/>
        </w:rPr>
        <w:t xml:space="preserve">Generalize these models to more sophisticated bio-inspired teams, like colonies or foraging groups that depend not just on inter-agent dynamics and human input, but also have agents that autonomously respond to the environment through </w:t>
      </w:r>
      <w:r w:rsidRPr="009D2B29">
        <w:rPr>
          <w:rFonts w:ascii="Times" w:hAnsi="Times"/>
          <w:bCs/>
          <w:i/>
        </w:rPr>
        <w:t>h</w:t>
      </w:r>
      <w:r w:rsidRPr="009D2B29">
        <w:rPr>
          <w:rFonts w:ascii="Times" w:hAnsi="Times"/>
          <w:bCs/>
          <w:i/>
          <w:vertAlign w:val="superscript"/>
        </w:rPr>
        <w:t>i</w:t>
      </w:r>
      <w:r w:rsidRPr="009D2B29">
        <w:rPr>
          <w:rFonts w:ascii="Times" w:hAnsi="Times"/>
          <w:bCs/>
        </w:rPr>
        <w:t xml:space="preserve">.  </w:t>
      </w:r>
    </w:p>
    <w:p w14:paraId="2CA7B011" w14:textId="77777777" w:rsidR="0030469E" w:rsidRPr="009D2B29" w:rsidRDefault="0030469E" w:rsidP="0030469E">
      <w:pPr>
        <w:pStyle w:val="ListParagraph"/>
        <w:numPr>
          <w:ilvl w:val="0"/>
          <w:numId w:val="4"/>
        </w:numPr>
        <w:tabs>
          <w:tab w:val="left" w:pos="6120"/>
        </w:tabs>
        <w:rPr>
          <w:rFonts w:ascii="Times" w:hAnsi="Times"/>
          <w:bCs/>
        </w:rPr>
      </w:pPr>
      <w:r w:rsidRPr="009D2B29">
        <w:rPr>
          <w:rFonts w:ascii="Times" w:hAnsi="Times"/>
          <w:bCs/>
        </w:rPr>
        <w:t>Generalize to other decentralized structures, that is, beyond bio-inspired teams to other command-and-control organizations.</w:t>
      </w:r>
    </w:p>
    <w:p w14:paraId="371685DC" w14:textId="4ED36038" w:rsidR="00320B7A" w:rsidRPr="0030469E" w:rsidRDefault="0030469E" w:rsidP="00320B7A">
      <w:pPr>
        <w:tabs>
          <w:tab w:val="left" w:pos="6120"/>
        </w:tabs>
        <w:rPr>
          <w:rStyle w:val="PageNumber"/>
          <w:rFonts w:ascii="Times" w:hAnsi="Times"/>
        </w:rPr>
      </w:pPr>
      <w:r>
        <w:rPr>
          <w:rStyle w:val="PageNumber"/>
          <w:rFonts w:ascii="Times" w:hAnsi="Times"/>
        </w:rPr>
        <w:t>Future work on persistence includes:</w:t>
      </w:r>
    </w:p>
    <w:p w14:paraId="761A0C94" w14:textId="77777777" w:rsidR="00320B7A" w:rsidRPr="009D2B29" w:rsidRDefault="00320B7A" w:rsidP="00320B7A">
      <w:pPr>
        <w:pStyle w:val="ListParagraph"/>
        <w:numPr>
          <w:ilvl w:val="0"/>
          <w:numId w:val="6"/>
        </w:numPr>
        <w:tabs>
          <w:tab w:val="left" w:pos="6120"/>
        </w:tabs>
        <w:rPr>
          <w:rStyle w:val="PageNumber"/>
          <w:rFonts w:ascii="Times" w:hAnsi="Times"/>
        </w:rPr>
      </w:pPr>
      <w:r w:rsidRPr="009D2B29">
        <w:rPr>
          <w:rStyle w:val="PageNumber"/>
          <w:rFonts w:ascii="Times" w:hAnsi="Times"/>
        </w:rPr>
        <w:t>Formally modeling persistence and generating probabilistic bounds required for a given abstract input to produce a desired abstract behavior.</w:t>
      </w:r>
    </w:p>
    <w:p w14:paraId="60618ACA" w14:textId="77777777" w:rsidR="00320B7A" w:rsidRPr="009D2B29" w:rsidRDefault="00320B7A" w:rsidP="00320B7A">
      <w:pPr>
        <w:pStyle w:val="ListParagraph"/>
        <w:numPr>
          <w:ilvl w:val="0"/>
          <w:numId w:val="6"/>
        </w:numPr>
        <w:tabs>
          <w:tab w:val="left" w:pos="6120"/>
        </w:tabs>
        <w:rPr>
          <w:rStyle w:val="PageNumber"/>
          <w:rFonts w:ascii="Times" w:hAnsi="Times"/>
        </w:rPr>
      </w:pPr>
      <w:r w:rsidRPr="009D2B29">
        <w:rPr>
          <w:rStyle w:val="PageNumber"/>
          <w:rFonts w:ascii="Times" w:hAnsi="Times"/>
        </w:rPr>
        <w:t>Using formal methods to show that a low-level implementation in the dynamic system correctly implements the abstract action.</w:t>
      </w:r>
    </w:p>
    <w:p w14:paraId="19165F7F" w14:textId="77777777" w:rsidR="00320B7A" w:rsidRPr="009D2B29" w:rsidRDefault="00320B7A" w:rsidP="00320B7A">
      <w:pPr>
        <w:pStyle w:val="ListParagraph"/>
        <w:numPr>
          <w:ilvl w:val="0"/>
          <w:numId w:val="6"/>
        </w:numPr>
        <w:tabs>
          <w:tab w:val="left" w:pos="6120"/>
        </w:tabs>
        <w:rPr>
          <w:rStyle w:val="PageNumber"/>
          <w:rFonts w:ascii="Times" w:hAnsi="Times"/>
        </w:rPr>
      </w:pPr>
      <w:r w:rsidRPr="009D2B29">
        <w:rPr>
          <w:rStyle w:val="PageNumber"/>
          <w:rFonts w:ascii="Times" w:hAnsi="Times"/>
        </w:rPr>
        <w:t>Modeling the relationship between abstract state and low-level agent states.</w:t>
      </w:r>
    </w:p>
    <w:p w14:paraId="0A5A4523" w14:textId="77777777" w:rsidR="00320B7A" w:rsidRPr="009D2B29" w:rsidRDefault="00320B7A" w:rsidP="00320B7A">
      <w:pPr>
        <w:pStyle w:val="ListParagraph"/>
        <w:numPr>
          <w:ilvl w:val="0"/>
          <w:numId w:val="6"/>
        </w:numPr>
        <w:tabs>
          <w:tab w:val="left" w:pos="6120"/>
        </w:tabs>
        <w:rPr>
          <w:rStyle w:val="PageNumber"/>
          <w:rFonts w:ascii="Times" w:hAnsi="Times"/>
        </w:rPr>
      </w:pPr>
      <w:r w:rsidRPr="009D2B29">
        <w:rPr>
          <w:rStyle w:val="PageNumber"/>
          <w:rFonts w:ascii="Times" w:hAnsi="Times"/>
        </w:rPr>
        <w:t>Categorizing the effects of various abstract actions on collective behavior.</w:t>
      </w:r>
    </w:p>
    <w:p w14:paraId="2A6B6788" w14:textId="77777777" w:rsidR="0030469E" w:rsidRDefault="0030469E" w:rsidP="00320B7A">
      <w:pPr>
        <w:tabs>
          <w:tab w:val="left" w:pos="6120"/>
        </w:tabs>
        <w:rPr>
          <w:rStyle w:val="PageNumber"/>
          <w:rFonts w:ascii="Times" w:hAnsi="Times"/>
        </w:rPr>
      </w:pPr>
    </w:p>
    <w:p w14:paraId="58FA9BA1" w14:textId="16829EDA" w:rsidR="00320B7A" w:rsidRPr="009D2B29" w:rsidRDefault="0030469E" w:rsidP="00320B7A">
      <w:pPr>
        <w:tabs>
          <w:tab w:val="left" w:pos="6120"/>
        </w:tabs>
        <w:rPr>
          <w:rStyle w:val="PageNumber"/>
          <w:rFonts w:ascii="Times" w:hAnsi="Times"/>
        </w:rPr>
      </w:pPr>
      <w:r>
        <w:rPr>
          <w:rStyle w:val="PageNumber"/>
          <w:rFonts w:ascii="Times" w:hAnsi="Times"/>
        </w:rPr>
        <w:t>Future work on validation includes the following:</w:t>
      </w:r>
    </w:p>
    <w:p w14:paraId="21315E4F" w14:textId="77777777" w:rsidR="00320B7A" w:rsidRPr="009D2B29" w:rsidRDefault="00320B7A" w:rsidP="00320B7A">
      <w:pPr>
        <w:tabs>
          <w:tab w:val="left" w:pos="6120"/>
        </w:tabs>
        <w:rPr>
          <w:rStyle w:val="PageNumber"/>
          <w:rFonts w:ascii="Times" w:hAnsi="Times"/>
        </w:rPr>
      </w:pPr>
      <w:r w:rsidRPr="009D2B29">
        <w:rPr>
          <w:rStyle w:val="PageNumber"/>
          <w:rFonts w:ascii="Times" w:hAnsi="Times"/>
        </w:rPr>
        <w:t>In the previous sections, we have argued that it is beneficial to shift from an implementation-level, which uses individual agent states and dynamics plus precise human inputs, to a macro-level, which uses abstract states and human-directed state transitions.  This benefit allows us to define formal properties of the system and then to relate those formal properties to requirements that must be satisfied in order for the system to exhibit desirable behavior.</w:t>
      </w:r>
    </w:p>
    <w:p w14:paraId="7DFBC8F9" w14:textId="77777777" w:rsidR="00320B7A" w:rsidRPr="009D2B29" w:rsidRDefault="00320B7A" w:rsidP="00320B7A">
      <w:pPr>
        <w:tabs>
          <w:tab w:val="left" w:pos="6120"/>
        </w:tabs>
        <w:rPr>
          <w:rStyle w:val="PageNumber"/>
          <w:rFonts w:ascii="Times" w:hAnsi="Times"/>
        </w:rPr>
      </w:pPr>
    </w:p>
    <w:p w14:paraId="3F59F537" w14:textId="77777777" w:rsidR="00320B7A" w:rsidRPr="009D2B29" w:rsidRDefault="00320B7A" w:rsidP="00320B7A">
      <w:pPr>
        <w:tabs>
          <w:tab w:val="left" w:pos="6120"/>
        </w:tabs>
        <w:rPr>
          <w:rFonts w:ascii="Times" w:hAnsi="Times"/>
          <w:bCs/>
        </w:rPr>
      </w:pPr>
      <w:r w:rsidRPr="009D2B29">
        <w:rPr>
          <w:rStyle w:val="PageNumber"/>
          <w:rFonts w:ascii="Times" w:hAnsi="Times"/>
        </w:rPr>
        <w:t xml:space="preserve">We propose to “close the loop” between those formal guarantees and the design of real systems.  A measure of success in these real systems is how well they reflect </w:t>
      </w:r>
      <w:r w:rsidRPr="009D2B29">
        <w:rPr>
          <w:rStyle w:val="PageNumber"/>
          <w:rFonts w:ascii="Times" w:hAnsi="Times"/>
          <w:i/>
        </w:rPr>
        <w:t>scalability</w:t>
      </w:r>
      <w:r w:rsidRPr="009D2B29">
        <w:rPr>
          <w:rStyle w:val="PageNumber"/>
          <w:rFonts w:ascii="Times" w:hAnsi="Times"/>
        </w:rPr>
        <w:t>:</w:t>
      </w:r>
      <w:r w:rsidRPr="009D2B29">
        <w:rPr>
          <w:rFonts w:ascii="Times" w:hAnsi="Times"/>
          <w:bCs/>
          <w:i/>
        </w:rPr>
        <w:t xml:space="preserve"> </w:t>
      </w:r>
    </w:p>
    <w:p w14:paraId="79210316" w14:textId="77777777" w:rsidR="00320B7A" w:rsidRPr="009D2B29" w:rsidRDefault="00320B7A" w:rsidP="00320B7A">
      <w:pPr>
        <w:pStyle w:val="ListParagraph"/>
        <w:numPr>
          <w:ilvl w:val="0"/>
          <w:numId w:val="2"/>
        </w:numPr>
        <w:tabs>
          <w:tab w:val="left" w:pos="6120"/>
        </w:tabs>
        <w:rPr>
          <w:rFonts w:ascii="Times" w:hAnsi="Times"/>
          <w:bCs/>
        </w:rPr>
      </w:pPr>
      <w:r w:rsidRPr="009D2B29">
        <w:rPr>
          <w:rFonts w:ascii="Times" w:hAnsi="Times"/>
          <w:bCs/>
        </w:rPr>
        <w:t>Scalability in number of robots:  from 20-200.</w:t>
      </w:r>
    </w:p>
    <w:p w14:paraId="02806778" w14:textId="77777777" w:rsidR="00320B7A" w:rsidRPr="009D2B29" w:rsidRDefault="00320B7A" w:rsidP="00320B7A">
      <w:pPr>
        <w:pStyle w:val="ListParagraph"/>
        <w:numPr>
          <w:ilvl w:val="0"/>
          <w:numId w:val="2"/>
        </w:numPr>
        <w:tabs>
          <w:tab w:val="left" w:pos="6120"/>
        </w:tabs>
        <w:rPr>
          <w:rFonts w:ascii="Times" w:hAnsi="Times"/>
          <w:bCs/>
        </w:rPr>
      </w:pPr>
      <w:r w:rsidRPr="009D2B29">
        <w:rPr>
          <w:rFonts w:ascii="Times" w:hAnsi="Times"/>
          <w:bCs/>
        </w:rPr>
        <w:t>Scalability in temporal scales: from seconds to minutes to hours.  (This is equivalent to scalability in the presence of agent degradation.)</w:t>
      </w:r>
    </w:p>
    <w:p w14:paraId="130E1F78" w14:textId="77777777" w:rsidR="00320B7A" w:rsidRPr="009D2B29" w:rsidRDefault="00320B7A" w:rsidP="00320B7A">
      <w:pPr>
        <w:pStyle w:val="ListParagraph"/>
        <w:numPr>
          <w:ilvl w:val="0"/>
          <w:numId w:val="2"/>
        </w:numPr>
        <w:tabs>
          <w:tab w:val="left" w:pos="6120"/>
        </w:tabs>
        <w:rPr>
          <w:rStyle w:val="PageNumber"/>
          <w:rFonts w:ascii="Times" w:hAnsi="Times"/>
        </w:rPr>
      </w:pPr>
      <w:r w:rsidRPr="009D2B29">
        <w:rPr>
          <w:rFonts w:ascii="Times" w:hAnsi="Times"/>
          <w:bCs/>
        </w:rPr>
        <w:t>Scalability in the number of human teammates: from a single supervisor to a squad to a company.</w:t>
      </w:r>
    </w:p>
    <w:p w14:paraId="1FD9ECE7" w14:textId="77777777" w:rsidR="00320B7A" w:rsidRPr="009D2B29" w:rsidRDefault="00320B7A" w:rsidP="00320B7A">
      <w:pPr>
        <w:tabs>
          <w:tab w:val="left" w:pos="6120"/>
        </w:tabs>
        <w:rPr>
          <w:rStyle w:val="PageNumber"/>
          <w:rFonts w:ascii="Times" w:hAnsi="Times"/>
        </w:rPr>
      </w:pPr>
      <w:r w:rsidRPr="009D2B29">
        <w:rPr>
          <w:rStyle w:val="PageNumber"/>
          <w:rFonts w:ascii="Times" w:hAnsi="Times"/>
        </w:rPr>
        <w:t xml:space="preserve">We propose to design user interfaces that allow us to evaluate scalability using a series of simulations and user studies.  We begin with a series of hypotheses about the design of collective behaviors.  </w:t>
      </w:r>
    </w:p>
    <w:p w14:paraId="06622E24" w14:textId="77777777" w:rsidR="00320B7A" w:rsidRPr="009D2B29" w:rsidRDefault="00320B7A" w:rsidP="00320B7A">
      <w:pPr>
        <w:tabs>
          <w:tab w:val="left" w:pos="6120"/>
        </w:tabs>
        <w:rPr>
          <w:rStyle w:val="PageNumber"/>
          <w:rFonts w:ascii="Times" w:hAnsi="Times"/>
        </w:rPr>
      </w:pPr>
      <w:r w:rsidRPr="009D2B29">
        <w:rPr>
          <w:rStyle w:val="PageNumber"/>
          <w:rFonts w:ascii="Times" w:hAnsi="Times"/>
        </w:rPr>
        <w:t xml:space="preserve"> </w:t>
      </w:r>
    </w:p>
    <w:p w14:paraId="7F90D4D8" w14:textId="77777777" w:rsidR="00320B7A" w:rsidRPr="009D2B29" w:rsidRDefault="00320B7A" w:rsidP="00320B7A">
      <w:pPr>
        <w:tabs>
          <w:tab w:val="left" w:pos="6120"/>
        </w:tabs>
        <w:rPr>
          <w:rFonts w:ascii="Times" w:hAnsi="Times"/>
          <w:bCs/>
        </w:rPr>
      </w:pPr>
      <w:r w:rsidRPr="009D2B29">
        <w:rPr>
          <w:rFonts w:ascii="Times" w:hAnsi="Times"/>
          <w:bCs/>
          <w:i/>
        </w:rPr>
        <w:t>Hypotheses of good design</w:t>
      </w:r>
    </w:p>
    <w:p w14:paraId="72426464" w14:textId="77777777" w:rsidR="00320B7A" w:rsidRPr="009D2B29" w:rsidRDefault="00320B7A" w:rsidP="00320B7A">
      <w:pPr>
        <w:pStyle w:val="ListParagraph"/>
        <w:numPr>
          <w:ilvl w:val="0"/>
          <w:numId w:val="3"/>
        </w:numPr>
        <w:tabs>
          <w:tab w:val="left" w:pos="6120"/>
        </w:tabs>
        <w:rPr>
          <w:rFonts w:ascii="Times" w:hAnsi="Times"/>
          <w:bCs/>
          <w:i/>
        </w:rPr>
      </w:pPr>
      <w:r w:rsidRPr="009D2B29">
        <w:rPr>
          <w:rFonts w:ascii="Times" w:hAnsi="Times"/>
          <w:bCs/>
        </w:rPr>
        <w:t xml:space="preserve">There is a tension in knowing when a human should be able to override the collective behavior of a team of agents.  Sometimes, the human should be able to override as in when the human is trying to direct a change from one state to another.  Other times, the human may be a disturbance to the system because the human may be making an error or the agents may have information that the human does not know.  Persistence, required for producing the guarantees above, is a design tool for resolving this tension.  </w:t>
      </w:r>
      <w:r w:rsidRPr="009D2B29">
        <w:rPr>
          <w:rFonts w:ascii="Times" w:hAnsi="Times"/>
          <w:bCs/>
          <w:i/>
        </w:rPr>
        <w:t>The tension between human-directed and collective-directed behavior should be represented in the user interface as a minimum level of spatial and temporal locality.</w:t>
      </w:r>
    </w:p>
    <w:p w14:paraId="78124F54" w14:textId="77777777" w:rsidR="00320B7A" w:rsidRPr="009D2B29" w:rsidRDefault="00320B7A" w:rsidP="00320B7A">
      <w:pPr>
        <w:pStyle w:val="ListParagraph"/>
        <w:numPr>
          <w:ilvl w:val="0"/>
          <w:numId w:val="3"/>
        </w:numPr>
        <w:tabs>
          <w:tab w:val="left" w:pos="6120"/>
        </w:tabs>
        <w:rPr>
          <w:rFonts w:ascii="Times" w:hAnsi="Times"/>
          <w:bCs/>
        </w:rPr>
      </w:pPr>
      <w:r w:rsidRPr="009D2B29">
        <w:rPr>
          <w:rFonts w:ascii="Times" w:hAnsi="Times"/>
          <w:bCs/>
        </w:rPr>
        <w:t xml:space="preserve">To make the system change quickly, the human must be able to control how much time is required before the system is guaranteed to respond.  This control suggests that the </w:t>
      </w:r>
      <w:r w:rsidRPr="009D2B29">
        <w:rPr>
          <w:rFonts w:ascii="Times" w:hAnsi="Times"/>
          <w:bCs/>
          <w:i/>
        </w:rPr>
        <w:t xml:space="preserve">human should be able to exert more control authority but to be informed that doing so trades off responsiveness for potential error. </w:t>
      </w:r>
      <w:r w:rsidRPr="009D2B29">
        <w:rPr>
          <w:rFonts w:ascii="Times" w:hAnsi="Times"/>
          <w:bCs/>
        </w:rPr>
        <w:t>Requesting more bandwidth or broadcasting power increases control authority supplanting distributed influence with more centralized control.</w:t>
      </w:r>
    </w:p>
    <w:p w14:paraId="717A4538" w14:textId="77777777" w:rsidR="00320B7A" w:rsidRPr="009D2B29" w:rsidRDefault="00320B7A" w:rsidP="00320B7A">
      <w:pPr>
        <w:pStyle w:val="ListParagraph"/>
        <w:numPr>
          <w:ilvl w:val="0"/>
          <w:numId w:val="3"/>
        </w:numPr>
        <w:tabs>
          <w:tab w:val="left" w:pos="6120"/>
        </w:tabs>
        <w:rPr>
          <w:rFonts w:ascii="Times" w:hAnsi="Times"/>
          <w:bCs/>
        </w:rPr>
      </w:pPr>
      <w:r w:rsidRPr="009D2B29">
        <w:rPr>
          <w:rFonts w:ascii="Times" w:hAnsi="Times"/>
          <w:bCs/>
        </w:rPr>
        <w:t xml:space="preserve">Design becomes the art of planning behaviors that balance temporal persistence with control authority while respecting performance guarantees.  </w:t>
      </w:r>
      <w:r w:rsidRPr="009D2B29">
        <w:rPr>
          <w:rFonts w:ascii="Times" w:hAnsi="Times"/>
          <w:bCs/>
          <w:i/>
        </w:rPr>
        <w:t>The “set point” in the balance between temporal persistence and control authority can be associated with the human’s role</w:t>
      </w:r>
      <w:r w:rsidRPr="009D2B29">
        <w:rPr>
          <w:rFonts w:ascii="Times" w:hAnsi="Times"/>
          <w:bCs/>
        </w:rPr>
        <w:t>:</w:t>
      </w:r>
    </w:p>
    <w:p w14:paraId="7ABE7159" w14:textId="77777777" w:rsidR="00320B7A" w:rsidRPr="009D2B29" w:rsidRDefault="00320B7A" w:rsidP="00320B7A">
      <w:pPr>
        <w:pStyle w:val="ListParagraph"/>
        <w:numPr>
          <w:ilvl w:val="0"/>
          <w:numId w:val="1"/>
        </w:numPr>
        <w:tabs>
          <w:tab w:val="left" w:pos="6120"/>
        </w:tabs>
        <w:rPr>
          <w:rFonts w:ascii="Times" w:hAnsi="Times"/>
          <w:bCs/>
        </w:rPr>
      </w:pPr>
      <w:r w:rsidRPr="009D2B29">
        <w:rPr>
          <w:rFonts w:ascii="Times" w:hAnsi="Times"/>
          <w:bCs/>
        </w:rPr>
        <w:t>Controller</w:t>
      </w:r>
    </w:p>
    <w:p w14:paraId="770F54D8" w14:textId="77777777" w:rsidR="00320B7A" w:rsidRPr="009D2B29" w:rsidRDefault="00320B7A" w:rsidP="00320B7A">
      <w:pPr>
        <w:pStyle w:val="ListParagraph"/>
        <w:numPr>
          <w:ilvl w:val="0"/>
          <w:numId w:val="1"/>
        </w:numPr>
        <w:tabs>
          <w:tab w:val="left" w:pos="6120"/>
        </w:tabs>
        <w:rPr>
          <w:rFonts w:ascii="Times" w:hAnsi="Times"/>
          <w:bCs/>
        </w:rPr>
      </w:pPr>
      <w:r w:rsidRPr="009D2B29">
        <w:rPr>
          <w:rFonts w:ascii="Times" w:hAnsi="Times"/>
          <w:bCs/>
        </w:rPr>
        <w:t>Information Source</w:t>
      </w:r>
    </w:p>
    <w:p w14:paraId="2236E9DE" w14:textId="77777777" w:rsidR="00320B7A" w:rsidRPr="009D2B29" w:rsidRDefault="00320B7A" w:rsidP="00320B7A">
      <w:pPr>
        <w:pStyle w:val="ListParagraph"/>
        <w:numPr>
          <w:ilvl w:val="0"/>
          <w:numId w:val="1"/>
        </w:numPr>
        <w:tabs>
          <w:tab w:val="left" w:pos="6120"/>
        </w:tabs>
        <w:rPr>
          <w:rFonts w:ascii="Times" w:hAnsi="Times"/>
          <w:bCs/>
        </w:rPr>
      </w:pPr>
      <w:r w:rsidRPr="009D2B29">
        <w:rPr>
          <w:rFonts w:ascii="Times" w:hAnsi="Times"/>
          <w:bCs/>
        </w:rPr>
        <w:t>Stakeholder</w:t>
      </w:r>
    </w:p>
    <w:p w14:paraId="2FB6A5D1" w14:textId="77777777" w:rsidR="00320B7A" w:rsidRPr="009D2B29" w:rsidRDefault="00320B7A" w:rsidP="00320B7A">
      <w:pPr>
        <w:pStyle w:val="ListParagraph"/>
        <w:numPr>
          <w:ilvl w:val="0"/>
          <w:numId w:val="1"/>
        </w:numPr>
        <w:tabs>
          <w:tab w:val="left" w:pos="6120"/>
        </w:tabs>
        <w:rPr>
          <w:rFonts w:ascii="Times" w:hAnsi="Times"/>
          <w:bCs/>
        </w:rPr>
      </w:pPr>
      <w:r w:rsidRPr="009D2B29">
        <w:rPr>
          <w:rFonts w:ascii="Times" w:hAnsi="Times"/>
          <w:bCs/>
        </w:rPr>
        <w:t>Leader</w:t>
      </w:r>
    </w:p>
    <w:p w14:paraId="0D04174C" w14:textId="77777777" w:rsidR="00320B7A" w:rsidRPr="009D2B29" w:rsidRDefault="00320B7A" w:rsidP="00320B7A">
      <w:pPr>
        <w:pStyle w:val="ListParagraph"/>
        <w:numPr>
          <w:ilvl w:val="0"/>
          <w:numId w:val="1"/>
        </w:numPr>
        <w:tabs>
          <w:tab w:val="left" w:pos="6120"/>
        </w:tabs>
        <w:rPr>
          <w:rFonts w:ascii="Times" w:hAnsi="Times"/>
          <w:bCs/>
        </w:rPr>
      </w:pPr>
      <w:r w:rsidRPr="009D2B29">
        <w:rPr>
          <w:rFonts w:ascii="Times" w:hAnsi="Times"/>
          <w:bCs/>
        </w:rPr>
        <w:t>Parameter-manager</w:t>
      </w:r>
    </w:p>
    <w:p w14:paraId="70FE8650" w14:textId="77777777" w:rsidR="00320B7A" w:rsidRPr="009D2B29" w:rsidRDefault="00320B7A" w:rsidP="00320B7A">
      <w:pPr>
        <w:pStyle w:val="ListParagraph"/>
        <w:numPr>
          <w:ilvl w:val="0"/>
          <w:numId w:val="1"/>
        </w:numPr>
        <w:tabs>
          <w:tab w:val="left" w:pos="6120"/>
        </w:tabs>
        <w:rPr>
          <w:rFonts w:ascii="Times" w:hAnsi="Times"/>
          <w:bCs/>
        </w:rPr>
      </w:pPr>
      <w:r w:rsidRPr="009D2B29">
        <w:rPr>
          <w:rFonts w:ascii="Times" w:hAnsi="Times"/>
          <w:bCs/>
        </w:rPr>
        <w:t>Supervisor</w:t>
      </w:r>
    </w:p>
    <w:p w14:paraId="6F73A4BE" w14:textId="77777777" w:rsidR="00320B7A" w:rsidRPr="009D2B29" w:rsidRDefault="00320B7A" w:rsidP="00320B7A">
      <w:pPr>
        <w:pStyle w:val="ListParagraph"/>
        <w:numPr>
          <w:ilvl w:val="0"/>
          <w:numId w:val="1"/>
        </w:numPr>
        <w:tabs>
          <w:tab w:val="left" w:pos="6120"/>
        </w:tabs>
        <w:rPr>
          <w:rFonts w:ascii="Times" w:hAnsi="Times"/>
          <w:bCs/>
        </w:rPr>
      </w:pPr>
      <w:r w:rsidRPr="009D2B29">
        <w:rPr>
          <w:rFonts w:ascii="Times" w:hAnsi="Times"/>
          <w:bCs/>
        </w:rPr>
        <w:t>Manager.</w:t>
      </w:r>
    </w:p>
    <w:p w14:paraId="42840CA0" w14:textId="77777777" w:rsidR="00320B7A" w:rsidRPr="009D2B29" w:rsidRDefault="00320B7A" w:rsidP="00320B7A">
      <w:pPr>
        <w:tabs>
          <w:tab w:val="left" w:pos="6120"/>
        </w:tabs>
        <w:ind w:left="1080"/>
        <w:rPr>
          <w:rFonts w:ascii="Times" w:hAnsi="Times"/>
          <w:bCs/>
        </w:rPr>
      </w:pPr>
    </w:p>
    <w:p w14:paraId="5EE53CDA" w14:textId="77777777" w:rsidR="00320B7A" w:rsidRPr="009D2B29" w:rsidRDefault="00320B7A" w:rsidP="00320B7A">
      <w:pPr>
        <w:tabs>
          <w:tab w:val="left" w:pos="6120"/>
        </w:tabs>
        <w:rPr>
          <w:rFonts w:ascii="Times" w:hAnsi="Times"/>
          <w:bCs/>
          <w:i/>
        </w:rPr>
      </w:pPr>
      <w:r w:rsidRPr="009D2B29">
        <w:rPr>
          <w:rFonts w:ascii="Times" w:hAnsi="Times"/>
          <w:bCs/>
          <w:i/>
        </w:rPr>
        <w:t>Technical Challenges</w:t>
      </w:r>
    </w:p>
    <w:p w14:paraId="1B5C5229" w14:textId="77777777" w:rsidR="00320B7A" w:rsidRPr="009D2B29" w:rsidRDefault="00320B7A" w:rsidP="00320B7A">
      <w:pPr>
        <w:tabs>
          <w:tab w:val="left" w:pos="6120"/>
        </w:tabs>
        <w:rPr>
          <w:rFonts w:ascii="Times" w:hAnsi="Times"/>
          <w:bCs/>
        </w:rPr>
      </w:pPr>
      <w:r w:rsidRPr="009D2B29">
        <w:rPr>
          <w:rFonts w:ascii="Times" w:hAnsi="Times"/>
          <w:bCs/>
        </w:rPr>
        <w:t>We propose two methods for evaluating these hypotheses.</w:t>
      </w:r>
    </w:p>
    <w:p w14:paraId="3FC8B600" w14:textId="77777777" w:rsidR="00320B7A" w:rsidRPr="009D2B29" w:rsidRDefault="00320B7A" w:rsidP="00320B7A">
      <w:pPr>
        <w:pStyle w:val="ListParagraph"/>
        <w:numPr>
          <w:ilvl w:val="0"/>
          <w:numId w:val="5"/>
        </w:numPr>
        <w:tabs>
          <w:tab w:val="left" w:pos="6120"/>
        </w:tabs>
        <w:rPr>
          <w:rFonts w:ascii="Times" w:hAnsi="Times"/>
          <w:bCs/>
        </w:rPr>
      </w:pPr>
      <w:r w:rsidRPr="009D2B29">
        <w:rPr>
          <w:rFonts w:ascii="Times" w:hAnsi="Times"/>
          <w:bCs/>
        </w:rPr>
        <w:t xml:space="preserve">Design user interfaces that (a) </w:t>
      </w:r>
      <w:r w:rsidRPr="009D2B29">
        <w:rPr>
          <w:rFonts w:ascii="Times" w:hAnsi="Times"/>
          <w:bCs/>
          <w:i/>
        </w:rPr>
        <w:t>prevent the human</w:t>
      </w:r>
      <w:r w:rsidRPr="009D2B29">
        <w:rPr>
          <w:rFonts w:ascii="Times" w:hAnsi="Times"/>
          <w:bCs/>
        </w:rPr>
        <w:t xml:space="preserve"> from engaging in an undesired sequence or (b) </w:t>
      </w:r>
      <w:r w:rsidRPr="009D2B29">
        <w:rPr>
          <w:rFonts w:ascii="Times" w:hAnsi="Times"/>
          <w:bCs/>
          <w:i/>
        </w:rPr>
        <w:t>provide decision support to the operator</w:t>
      </w:r>
      <w:r w:rsidRPr="009D2B29">
        <w:rPr>
          <w:rFonts w:ascii="Times" w:hAnsi="Times"/>
          <w:bCs/>
        </w:rPr>
        <w:t xml:space="preserve"> when they are about to engage in an activity that can yield undesirable consequences.  Of particular interest are problems that arise with scalability: </w:t>
      </w:r>
    </w:p>
    <w:p w14:paraId="11FB064E" w14:textId="77777777" w:rsidR="00320B7A" w:rsidRPr="009D2B29" w:rsidRDefault="00320B7A" w:rsidP="00320B7A">
      <w:pPr>
        <w:pStyle w:val="ListParagraph"/>
        <w:numPr>
          <w:ilvl w:val="1"/>
          <w:numId w:val="5"/>
        </w:numPr>
        <w:tabs>
          <w:tab w:val="left" w:pos="6120"/>
        </w:tabs>
        <w:rPr>
          <w:rFonts w:ascii="Times" w:hAnsi="Times"/>
          <w:bCs/>
        </w:rPr>
      </w:pPr>
      <w:r w:rsidRPr="009D2B29">
        <w:rPr>
          <w:rFonts w:ascii="Times" w:hAnsi="Times"/>
          <w:bCs/>
        </w:rPr>
        <w:t>Very small time scales that do not allow sufficient time for human influence to propagate.</w:t>
      </w:r>
    </w:p>
    <w:p w14:paraId="662D8BD1" w14:textId="77777777" w:rsidR="00320B7A" w:rsidRPr="009D2B29" w:rsidRDefault="00320B7A" w:rsidP="00320B7A">
      <w:pPr>
        <w:pStyle w:val="ListParagraph"/>
        <w:numPr>
          <w:ilvl w:val="1"/>
          <w:numId w:val="5"/>
        </w:numPr>
        <w:tabs>
          <w:tab w:val="left" w:pos="6120"/>
        </w:tabs>
        <w:rPr>
          <w:rFonts w:ascii="Times" w:hAnsi="Times"/>
          <w:bCs/>
        </w:rPr>
      </w:pPr>
      <w:r w:rsidRPr="009D2B29">
        <w:rPr>
          <w:rFonts w:ascii="Times" w:hAnsi="Times"/>
          <w:bCs/>
        </w:rPr>
        <w:t xml:space="preserve">Small team sizes (approximately 10-20 robots) </w:t>
      </w:r>
      <w:proofErr w:type="gramStart"/>
      <w:r w:rsidRPr="009D2B29">
        <w:rPr>
          <w:rFonts w:ascii="Times" w:hAnsi="Times"/>
          <w:bCs/>
        </w:rPr>
        <w:t>that are</w:t>
      </w:r>
      <w:proofErr w:type="gramEnd"/>
      <w:r w:rsidRPr="009D2B29">
        <w:rPr>
          <w:rFonts w:ascii="Times" w:hAnsi="Times"/>
          <w:bCs/>
        </w:rPr>
        <w:t xml:space="preserve"> not sufficiently large to guarantee collective behavior.</w:t>
      </w:r>
    </w:p>
    <w:p w14:paraId="7C59B494" w14:textId="77777777" w:rsidR="00320B7A" w:rsidRPr="009D2B29" w:rsidRDefault="00320B7A" w:rsidP="00320B7A">
      <w:pPr>
        <w:pStyle w:val="ListParagraph"/>
        <w:numPr>
          <w:ilvl w:val="1"/>
          <w:numId w:val="5"/>
        </w:numPr>
        <w:tabs>
          <w:tab w:val="left" w:pos="6120"/>
        </w:tabs>
        <w:rPr>
          <w:rFonts w:ascii="Times" w:hAnsi="Times"/>
          <w:bCs/>
        </w:rPr>
      </w:pPr>
      <w:r w:rsidRPr="009D2B29">
        <w:rPr>
          <w:rFonts w:ascii="Times" w:hAnsi="Times"/>
          <w:bCs/>
        </w:rPr>
        <w:t>Very large time scales such as those that might emerge when robots are placed in a naval environment and over an extended period of time, and which may experience performance degradation.</w:t>
      </w:r>
    </w:p>
    <w:p w14:paraId="187181F0" w14:textId="77777777" w:rsidR="00320B7A" w:rsidRPr="009D2B29" w:rsidRDefault="00320B7A" w:rsidP="00320B7A">
      <w:pPr>
        <w:pStyle w:val="ListParagraph"/>
        <w:numPr>
          <w:ilvl w:val="1"/>
          <w:numId w:val="5"/>
        </w:numPr>
        <w:tabs>
          <w:tab w:val="left" w:pos="6120"/>
        </w:tabs>
        <w:rPr>
          <w:rFonts w:ascii="Times" w:hAnsi="Times"/>
          <w:bCs/>
        </w:rPr>
      </w:pPr>
      <w:r w:rsidRPr="009D2B29">
        <w:rPr>
          <w:rFonts w:ascii="Times" w:hAnsi="Times"/>
          <w:bCs/>
        </w:rPr>
        <w:t>Multiple humans who exert loci of control that conflict each other.</w:t>
      </w:r>
    </w:p>
    <w:p w14:paraId="55928484" w14:textId="77777777" w:rsidR="00320B7A" w:rsidRPr="009D2B29" w:rsidRDefault="00320B7A" w:rsidP="00320B7A">
      <w:pPr>
        <w:pStyle w:val="ListParagraph"/>
        <w:numPr>
          <w:ilvl w:val="0"/>
          <w:numId w:val="5"/>
        </w:numPr>
        <w:tabs>
          <w:tab w:val="left" w:pos="6120"/>
        </w:tabs>
        <w:rPr>
          <w:rFonts w:ascii="Times" w:hAnsi="Times"/>
          <w:bCs/>
        </w:rPr>
      </w:pPr>
      <w:r w:rsidRPr="009D2B29">
        <w:rPr>
          <w:rFonts w:ascii="Times" w:hAnsi="Times"/>
          <w:bCs/>
        </w:rPr>
        <w:t xml:space="preserve">Conduct a series of experiments with humans and simulated robots that implement user interface concepts and evaluate their success or failure in terms of performing plausible reconnaissance and monitoring tasks.  Measure usability, workload, situation awareness, and task performance. </w:t>
      </w:r>
    </w:p>
    <w:p w14:paraId="70F29BDC" w14:textId="77777777" w:rsidR="00320B7A" w:rsidRDefault="00320B7A" w:rsidP="00320B7A">
      <w:pPr>
        <w:tabs>
          <w:tab w:val="left" w:pos="6120"/>
        </w:tabs>
        <w:rPr>
          <w:rFonts w:ascii="Times" w:hAnsi="Times"/>
          <w:bCs/>
        </w:rPr>
      </w:pPr>
    </w:p>
    <w:p w14:paraId="2C14CF03" w14:textId="35567A4F" w:rsidR="0030469E" w:rsidRPr="0030469E" w:rsidRDefault="0030469E" w:rsidP="00320B7A">
      <w:pPr>
        <w:tabs>
          <w:tab w:val="left" w:pos="6120"/>
        </w:tabs>
        <w:rPr>
          <w:rFonts w:ascii="Times" w:hAnsi="Times"/>
          <w:b/>
          <w:bCs/>
        </w:rPr>
      </w:pPr>
      <w:r>
        <w:rPr>
          <w:rFonts w:ascii="Times" w:hAnsi="Times"/>
          <w:b/>
          <w:bCs/>
        </w:rPr>
        <w:t>5. Conclusions</w:t>
      </w:r>
    </w:p>
    <w:p w14:paraId="3A9F897B" w14:textId="77777777" w:rsidR="00320B7A" w:rsidRPr="009D2B29" w:rsidRDefault="00320B7A" w:rsidP="00320B7A">
      <w:pPr>
        <w:pStyle w:val="ListParagraph"/>
        <w:numPr>
          <w:ilvl w:val="0"/>
          <w:numId w:val="1"/>
        </w:numPr>
        <w:tabs>
          <w:tab w:val="left" w:pos="900"/>
        </w:tabs>
        <w:ind w:left="900" w:hanging="180"/>
        <w:rPr>
          <w:rFonts w:ascii="Times" w:hAnsi="Times"/>
        </w:rPr>
      </w:pPr>
      <w:r w:rsidRPr="009D2B29">
        <w:rPr>
          <w:rFonts w:ascii="Times" w:eastAsia="Times New Roman" w:hAnsi="Times"/>
        </w:rPr>
        <w:t xml:space="preserve">Bio-inspired systems can be modeled at an abstract level as an MDP with state as (cohesion matrix, management matrix, centroid) and actions as abstract commands to transition between states. </w:t>
      </w:r>
    </w:p>
    <w:p w14:paraId="156A00DD" w14:textId="77777777" w:rsidR="00320B7A" w:rsidRPr="009D2B29" w:rsidRDefault="00320B7A" w:rsidP="00320B7A">
      <w:pPr>
        <w:pStyle w:val="ListParagraph"/>
        <w:numPr>
          <w:ilvl w:val="0"/>
          <w:numId w:val="1"/>
        </w:numPr>
        <w:tabs>
          <w:tab w:val="left" w:pos="900"/>
        </w:tabs>
        <w:ind w:left="900" w:hanging="180"/>
        <w:rPr>
          <w:rFonts w:ascii="Times" w:hAnsi="Times"/>
        </w:rPr>
      </w:pPr>
      <w:r w:rsidRPr="009D2B29">
        <w:rPr>
          <w:rFonts w:ascii="Times" w:eastAsia="Times New Roman" w:hAnsi="Times"/>
        </w:rPr>
        <w:t>Formal methods can be used to relate the states and actions of the MDP to behaviors of the implementation-level state-space system, guaranteeing that the abstraction behaves correctly.</w:t>
      </w:r>
    </w:p>
    <w:p w14:paraId="1EAFD536" w14:textId="77777777" w:rsidR="00320B7A" w:rsidRPr="009D2B29" w:rsidRDefault="00320B7A" w:rsidP="00320B7A">
      <w:pPr>
        <w:pStyle w:val="ListParagraph"/>
        <w:numPr>
          <w:ilvl w:val="0"/>
          <w:numId w:val="1"/>
        </w:numPr>
        <w:tabs>
          <w:tab w:val="left" w:pos="900"/>
        </w:tabs>
        <w:ind w:left="900" w:hanging="180"/>
        <w:rPr>
          <w:rFonts w:ascii="Times" w:hAnsi="Times"/>
        </w:rPr>
      </w:pPr>
      <w:r w:rsidRPr="009D2B29">
        <w:rPr>
          <w:rFonts w:ascii="Times" w:eastAsia="Times New Roman" w:hAnsi="Times"/>
        </w:rPr>
        <w:t xml:space="preserve">Persistence (temporal locality and span of control) can be used to describe formal guarantees of behavior for the MDP. </w:t>
      </w:r>
    </w:p>
    <w:p w14:paraId="5A933190" w14:textId="77777777" w:rsidR="00320B7A" w:rsidRPr="009D2B29" w:rsidRDefault="00320B7A" w:rsidP="00320B7A">
      <w:pPr>
        <w:pStyle w:val="ListParagraph"/>
        <w:numPr>
          <w:ilvl w:val="0"/>
          <w:numId w:val="1"/>
        </w:numPr>
        <w:tabs>
          <w:tab w:val="left" w:pos="900"/>
        </w:tabs>
        <w:ind w:left="900" w:hanging="180"/>
        <w:rPr>
          <w:rFonts w:ascii="Times" w:hAnsi="Times"/>
        </w:rPr>
      </w:pPr>
      <w:r w:rsidRPr="009D2B29">
        <w:rPr>
          <w:rFonts w:ascii="Times" w:eastAsia="Times New Roman" w:hAnsi="Times"/>
        </w:rPr>
        <w:t xml:space="preserve">We can use these formal guarantees as guidelines for designing user interfaces that (a) enforce sequencing that avoids incorrect behavior or (b) inform the operator when a choice is made that moves the system outside of guaranteed operational parameters. </w:t>
      </w:r>
    </w:p>
    <w:p w14:paraId="5BE13CF3" w14:textId="77777777" w:rsidR="00320B7A" w:rsidRPr="009D2B29" w:rsidRDefault="00320B7A" w:rsidP="00320B7A">
      <w:pPr>
        <w:pStyle w:val="ListParagraph"/>
        <w:numPr>
          <w:ilvl w:val="0"/>
          <w:numId w:val="1"/>
        </w:numPr>
        <w:tabs>
          <w:tab w:val="left" w:pos="900"/>
        </w:tabs>
        <w:ind w:left="900" w:hanging="180"/>
        <w:rPr>
          <w:rFonts w:ascii="Times" w:hAnsi="Times"/>
        </w:rPr>
      </w:pPr>
      <w:r w:rsidRPr="009D2B29">
        <w:rPr>
          <w:rFonts w:ascii="Times" w:eastAsia="Times New Roman" w:hAnsi="Times"/>
        </w:rPr>
        <w:t>We can generalize these results to other (additive) decentralized systems.</w:t>
      </w:r>
    </w:p>
    <w:p w14:paraId="22661FF5" w14:textId="77777777" w:rsidR="00320B7A" w:rsidRPr="009D2B29" w:rsidRDefault="00320B7A" w:rsidP="00EE34D6">
      <w:pPr>
        <w:rPr>
          <w:rFonts w:ascii="Times" w:eastAsia="Times New Roman" w:hAnsi="Times" w:cs="Times New Roman"/>
        </w:rPr>
      </w:pPr>
    </w:p>
    <w:p w14:paraId="2C59F048" w14:textId="3530E25C" w:rsidR="006A39B9" w:rsidRDefault="006A39B9" w:rsidP="00EE34D6">
      <w:pPr>
        <w:rPr>
          <w:rFonts w:eastAsia="Times New Roman" w:cs="Times New Roman"/>
        </w:rPr>
      </w:pPr>
    </w:p>
    <w:p w14:paraId="29463FFD" w14:textId="49179DDD" w:rsidR="00AB5D83" w:rsidRPr="00EA024C" w:rsidRDefault="00AB5D83" w:rsidP="00EE34D6">
      <w:pPr>
        <w:rPr>
          <w:rFonts w:eastAsia="Times New Roman" w:cs="Times New Roman"/>
        </w:rPr>
      </w:pPr>
      <w:r>
        <w:rPr>
          <w:rFonts w:eastAsia="Times New Roman" w:cs="Times New Roman"/>
          <w:noProof/>
          <w:lang w:eastAsia="en-US"/>
        </w:rPr>
        <w:drawing>
          <wp:inline distT="0" distB="0" distL="0" distR="0" wp14:anchorId="2A100C4A" wp14:editId="5315B0B5">
            <wp:extent cx="5486400" cy="70999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PsApr12_2012.pdf"/>
                    <pic:cNvPicPr/>
                  </pic:nvPicPr>
                  <pic:blipFill>
                    <a:blip r:embed="rId23">
                      <a:extLst>
                        <a:ext uri="{28A0092B-C50C-407E-A947-70E740481C1C}">
                          <a14:useLocalDpi xmlns:a14="http://schemas.microsoft.com/office/drawing/2010/main" val="0"/>
                        </a:ext>
                      </a:extLst>
                    </a:blip>
                    <a:stretch>
                      <a:fillRect/>
                    </a:stretch>
                  </pic:blipFill>
                  <pic:spPr>
                    <a:xfrm>
                      <a:off x="0" y="0"/>
                      <a:ext cx="5486400" cy="7099935"/>
                    </a:xfrm>
                    <a:prstGeom prst="rect">
                      <a:avLst/>
                    </a:prstGeom>
                  </pic:spPr>
                </pic:pic>
              </a:graphicData>
            </a:graphic>
          </wp:inline>
        </w:drawing>
      </w:r>
    </w:p>
    <w:sectPr w:rsidR="00AB5D83" w:rsidRPr="00EA024C" w:rsidSect="00DA3171">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 w:author="Eric Mercer" w:date="2012-05-16T10:18:00Z" w:initials="EM">
    <w:p w14:paraId="0A3E54E2" w14:textId="4A4E3BF3" w:rsidR="00D058DA" w:rsidRDefault="00D058DA">
      <w:pPr>
        <w:pStyle w:val="CommentText"/>
      </w:pPr>
      <w:r>
        <w:rPr>
          <w:rStyle w:val="CommentReference"/>
        </w:rPr>
        <w:annotationRef/>
      </w:r>
      <w:r>
        <w:t>I assume the paper you are referencing is one that is written by your group? If yes, then we may want to make that clear in the sentence by posting a white-paper online and referencing the white paper.</w:t>
      </w:r>
    </w:p>
    <w:p w14:paraId="7006A754" w14:textId="77777777" w:rsidR="00D058DA" w:rsidRDefault="00D058DA">
      <w:pPr>
        <w:pStyle w:val="CommentText"/>
      </w:pPr>
    </w:p>
    <w:p w14:paraId="365EABA0" w14:textId="40FC47D1" w:rsidR="00D058DA" w:rsidRDefault="00D058DA">
      <w:pPr>
        <w:pStyle w:val="CommentText"/>
      </w:pPr>
      <w:r>
        <w:t xml:space="preserve">“In our prior work we develop a simplified version of </w:t>
      </w:r>
      <w:proofErr w:type="spellStart"/>
      <w:r>
        <w:t>Couzin’s</w:t>
      </w:r>
      <w:proofErr w:type="spellEnd"/>
      <w:r>
        <w:t xml:space="preserve"> model [ref]. We summarize that model here for convenience.”</w:t>
      </w:r>
    </w:p>
  </w:comment>
  <w:comment w:id="67" w:author="Eric Mercer" w:date="2012-05-16T10:47:00Z" w:initials="EM">
    <w:p w14:paraId="20D6761B" w14:textId="3976057C" w:rsidR="00D058DA" w:rsidRDefault="00D058DA">
      <w:pPr>
        <w:pStyle w:val="CommentText"/>
      </w:pPr>
      <w:r>
        <w:rPr>
          <w:rStyle w:val="CommentReference"/>
        </w:rPr>
        <w:annotationRef/>
      </w:r>
      <w:r>
        <w:t>I do not understand the last part of the sentence. The behavior of an individual agent has no relation to the abstract state. The abstract state is defined by the collective behavior at the macro-level. The individual behavior of a robot is stochastic (and non-intuitive).  Perhaps you mean:</w:t>
      </w:r>
    </w:p>
    <w:p w14:paraId="66962E79" w14:textId="77777777" w:rsidR="00D058DA" w:rsidRDefault="00D058DA">
      <w:pPr>
        <w:pStyle w:val="CommentText"/>
      </w:pPr>
    </w:p>
    <w:p w14:paraId="4E29BE49" w14:textId="3B0B69C8" w:rsidR="00D058DA" w:rsidRDefault="00D058DA">
      <w:pPr>
        <w:pStyle w:val="CommentText"/>
      </w:pPr>
      <w:r>
        <w:t>“</w:t>
      </w:r>
      <w:proofErr w:type="gramStart"/>
      <w:r>
        <w:t>it</w:t>
      </w:r>
      <w:proofErr w:type="gramEnd"/>
      <w:r>
        <w:t xml:space="preserve"> is appropriate to note that there are inputs available to a human through which he or she can guide an individual agent in such a way that the collective moves from one abstract state to another.”</w:t>
      </w:r>
    </w:p>
  </w:comment>
  <w:comment w:id="335" w:author="Michael Goodrich" w:date="2012-04-18T21:27:00Z" w:initials="MG">
    <w:p w14:paraId="0766D59E" w14:textId="4F574A8D" w:rsidR="00D058DA" w:rsidRDefault="00D058DA">
      <w:pPr>
        <w:pStyle w:val="CommentText"/>
      </w:pPr>
      <w:r>
        <w:rPr>
          <w:rStyle w:val="CommentReference"/>
        </w:rPr>
        <w:annotationRef/>
      </w:r>
      <w:r>
        <w:t xml:space="preserve">I’ll have to change the control variable </w:t>
      </w:r>
      <w:proofErr w:type="spellStart"/>
      <w:r>
        <w:t>u_t</w:t>
      </w:r>
      <w:proofErr w:type="spellEnd"/>
      <w:r>
        <w:t xml:space="preserve"> in the previous sections to </w:t>
      </w:r>
      <w:proofErr w:type="spellStart"/>
      <w:r>
        <w:t>a_t</w:t>
      </w:r>
      <w:proofErr w:type="spellEnd"/>
      <w:r>
        <w:t xml:space="preserve"> so that it doesn't get confused with the until operator.</w:t>
      </w:r>
    </w:p>
  </w:comment>
  <w:comment w:id="413" w:author="Michael Goodrich" w:date="2012-04-18T21:30:00Z" w:initials="MG">
    <w:p w14:paraId="2B2D0125" w14:textId="07B7F9C9" w:rsidR="00D058DA" w:rsidRDefault="00D058DA">
      <w:pPr>
        <w:pStyle w:val="CommentText"/>
      </w:pPr>
      <w:ins w:id="414" w:author="Michael Goodrich" w:date="2012-04-18T21:30:00Z">
        <w:r>
          <w:rPr>
            <w:rStyle w:val="CommentReference"/>
          </w:rPr>
          <w:annotationRef/>
        </w:r>
      </w:ins>
      <w:r>
        <w:t>Fix this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191FA61" w14:textId="77777777" w:rsidR="00D058DA" w:rsidRDefault="00D058DA" w:rsidP="004B5349">
      <w:r>
        <w:separator/>
      </w:r>
    </w:p>
  </w:endnote>
  <w:endnote w:type="continuationSeparator" w:id="0">
    <w:p w14:paraId="5CF95F88" w14:textId="77777777" w:rsidR="00D058DA" w:rsidRDefault="00D058DA" w:rsidP="004B53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altName w:val="Times New Roman"/>
    <w:panose1 w:val="020B0600040502020204"/>
    <w:charset w:val="00"/>
    <w:family w:val="auto"/>
    <w:pitch w:val="variable"/>
    <w:sig w:usb0="E1000AEF" w:usb1="5000A1FF" w:usb2="00000000" w:usb3="00000000" w:csb0="000001BF" w:csb1="00000000"/>
  </w:font>
  <w:font w:name="MS Mincho">
    <w:altName w:val="?l?r ??fc"/>
    <w:charset w:val="80"/>
    <w:family w:val="modern"/>
    <w:pitch w:val="fixed"/>
    <w:sig w:usb0="E00002FF" w:usb1="6AC7FDFB" w:usb2="00000012" w:usb3="00000000" w:csb0="0002009F"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71DF37" w14:textId="77777777" w:rsidR="00D058DA" w:rsidRDefault="00D058DA" w:rsidP="004B5349">
      <w:r>
        <w:separator/>
      </w:r>
    </w:p>
  </w:footnote>
  <w:footnote w:type="continuationSeparator" w:id="0">
    <w:p w14:paraId="5DF16A1B" w14:textId="77777777" w:rsidR="00D058DA" w:rsidRDefault="00D058DA" w:rsidP="004B534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3B2FF0"/>
    <w:multiLevelType w:val="hybridMultilevel"/>
    <w:tmpl w:val="73C237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A991AFF"/>
    <w:multiLevelType w:val="hybridMultilevel"/>
    <w:tmpl w:val="68089776"/>
    <w:lvl w:ilvl="0" w:tplc="3B5A4C44">
      <w:start w:val="1"/>
      <w:numFmt w:val="decimal"/>
      <w:lvlText w:val="(%1)"/>
      <w:lvlJc w:val="left"/>
      <w:pPr>
        <w:ind w:left="720" w:hanging="360"/>
      </w:pPr>
      <w:rPr>
        <w:rFonts w:ascii="Times New Roman" w:hAnsi="Times New Roman" w:hint="default"/>
      </w:rPr>
    </w:lvl>
    <w:lvl w:ilvl="1" w:tplc="1AB01134">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B482D90"/>
    <w:multiLevelType w:val="hybridMultilevel"/>
    <w:tmpl w:val="9DEE215A"/>
    <w:lvl w:ilvl="0" w:tplc="3B5A4C4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1F41632"/>
    <w:multiLevelType w:val="hybridMultilevel"/>
    <w:tmpl w:val="34FE63B4"/>
    <w:lvl w:ilvl="0" w:tplc="D326D1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7F82E56"/>
    <w:multiLevelType w:val="hybridMultilevel"/>
    <w:tmpl w:val="37367076"/>
    <w:lvl w:ilvl="0" w:tplc="914CBB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8AF233F"/>
    <w:multiLevelType w:val="hybridMultilevel"/>
    <w:tmpl w:val="A27E2B3C"/>
    <w:lvl w:ilvl="0" w:tplc="3B5A4C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5"/>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93"/>
  <w:embedSystemFonts/>
  <w:proofState w:spelling="clean" w:grammar="clean"/>
  <w:trackRevisions/>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024C"/>
    <w:rsid w:val="000033EE"/>
    <w:rsid w:val="00011CC9"/>
    <w:rsid w:val="00051359"/>
    <w:rsid w:val="00085B17"/>
    <w:rsid w:val="000A71D1"/>
    <w:rsid w:val="000F2678"/>
    <w:rsid w:val="001921B9"/>
    <w:rsid w:val="001D4D32"/>
    <w:rsid w:val="001F0EA0"/>
    <w:rsid w:val="00233AC0"/>
    <w:rsid w:val="0023669E"/>
    <w:rsid w:val="00267E01"/>
    <w:rsid w:val="00292475"/>
    <w:rsid w:val="002A5AC7"/>
    <w:rsid w:val="0030469E"/>
    <w:rsid w:val="00320B7A"/>
    <w:rsid w:val="00370AA3"/>
    <w:rsid w:val="00385218"/>
    <w:rsid w:val="00394341"/>
    <w:rsid w:val="003A0757"/>
    <w:rsid w:val="003A5DB1"/>
    <w:rsid w:val="003E1BB4"/>
    <w:rsid w:val="003F7130"/>
    <w:rsid w:val="00416B46"/>
    <w:rsid w:val="00430B4D"/>
    <w:rsid w:val="00434488"/>
    <w:rsid w:val="004812E3"/>
    <w:rsid w:val="00481780"/>
    <w:rsid w:val="004B5349"/>
    <w:rsid w:val="004C4FC4"/>
    <w:rsid w:val="004D04D1"/>
    <w:rsid w:val="004E2B51"/>
    <w:rsid w:val="004F0A0C"/>
    <w:rsid w:val="00534DD3"/>
    <w:rsid w:val="00567CC7"/>
    <w:rsid w:val="0057181B"/>
    <w:rsid w:val="00584BD6"/>
    <w:rsid w:val="005970A6"/>
    <w:rsid w:val="005A7DD3"/>
    <w:rsid w:val="005F14B9"/>
    <w:rsid w:val="00611A09"/>
    <w:rsid w:val="0061417D"/>
    <w:rsid w:val="006539D8"/>
    <w:rsid w:val="00660800"/>
    <w:rsid w:val="00660816"/>
    <w:rsid w:val="006A2C0C"/>
    <w:rsid w:val="006A39B9"/>
    <w:rsid w:val="006B7D2E"/>
    <w:rsid w:val="006C416D"/>
    <w:rsid w:val="006D0FDC"/>
    <w:rsid w:val="00712AA8"/>
    <w:rsid w:val="00727028"/>
    <w:rsid w:val="00746461"/>
    <w:rsid w:val="0078283D"/>
    <w:rsid w:val="00794B15"/>
    <w:rsid w:val="007A3D6E"/>
    <w:rsid w:val="007C0E88"/>
    <w:rsid w:val="007C49A0"/>
    <w:rsid w:val="007C69E4"/>
    <w:rsid w:val="007D4E48"/>
    <w:rsid w:val="007E30C2"/>
    <w:rsid w:val="00811434"/>
    <w:rsid w:val="00811CC3"/>
    <w:rsid w:val="008739F5"/>
    <w:rsid w:val="00884915"/>
    <w:rsid w:val="008C3FDA"/>
    <w:rsid w:val="008D1FB5"/>
    <w:rsid w:val="008F02CB"/>
    <w:rsid w:val="0092798E"/>
    <w:rsid w:val="00941DD0"/>
    <w:rsid w:val="009964B6"/>
    <w:rsid w:val="009D2B29"/>
    <w:rsid w:val="009D4D0B"/>
    <w:rsid w:val="009E0752"/>
    <w:rsid w:val="009F67BD"/>
    <w:rsid w:val="00A32746"/>
    <w:rsid w:val="00A4427D"/>
    <w:rsid w:val="00A55D3B"/>
    <w:rsid w:val="00A55E41"/>
    <w:rsid w:val="00A67C6A"/>
    <w:rsid w:val="00A96462"/>
    <w:rsid w:val="00AB552E"/>
    <w:rsid w:val="00AB5D83"/>
    <w:rsid w:val="00B0737B"/>
    <w:rsid w:val="00B64E64"/>
    <w:rsid w:val="00B721EE"/>
    <w:rsid w:val="00B831D2"/>
    <w:rsid w:val="00B872F0"/>
    <w:rsid w:val="00C07AEE"/>
    <w:rsid w:val="00C333C8"/>
    <w:rsid w:val="00C741C2"/>
    <w:rsid w:val="00C91D07"/>
    <w:rsid w:val="00CD3772"/>
    <w:rsid w:val="00CF0D1E"/>
    <w:rsid w:val="00CF68F2"/>
    <w:rsid w:val="00D058DA"/>
    <w:rsid w:val="00D62AF1"/>
    <w:rsid w:val="00D91C49"/>
    <w:rsid w:val="00DA3171"/>
    <w:rsid w:val="00DB2E28"/>
    <w:rsid w:val="00DD0D18"/>
    <w:rsid w:val="00DF7A9F"/>
    <w:rsid w:val="00E0537F"/>
    <w:rsid w:val="00E20B0A"/>
    <w:rsid w:val="00E30E30"/>
    <w:rsid w:val="00E5431C"/>
    <w:rsid w:val="00E56B09"/>
    <w:rsid w:val="00E73C0C"/>
    <w:rsid w:val="00E740FA"/>
    <w:rsid w:val="00EA024C"/>
    <w:rsid w:val="00EB1DEE"/>
    <w:rsid w:val="00EE34D6"/>
    <w:rsid w:val="00F03387"/>
    <w:rsid w:val="00F27082"/>
    <w:rsid w:val="00F64476"/>
    <w:rsid w:val="00F75512"/>
    <w:rsid w:val="00FA3CE0"/>
    <w:rsid w:val="00FA3E7C"/>
    <w:rsid w:val="00FA7B09"/>
    <w:rsid w:val="00FD3A34"/>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oNotEmbedSmartTags/>
  <w:decimalSymbol w:val="."/>
  <w:listSeparator w:val=","/>
  <w14:docId w14:val="3FF524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34D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E34D6"/>
    <w:rPr>
      <w:rFonts w:ascii="Lucida Grande" w:hAnsi="Lucida Grande" w:cs="Lucida Grande"/>
      <w:sz w:val="18"/>
      <w:szCs w:val="18"/>
    </w:rPr>
  </w:style>
  <w:style w:type="character" w:styleId="PageNumber">
    <w:name w:val="page number"/>
    <w:basedOn w:val="DefaultParagraphFont"/>
    <w:rsid w:val="00EE34D6"/>
  </w:style>
  <w:style w:type="paragraph" w:styleId="ListParagraph">
    <w:name w:val="List Paragraph"/>
    <w:basedOn w:val="Normal"/>
    <w:rsid w:val="00320B7A"/>
    <w:pPr>
      <w:ind w:left="720"/>
      <w:contextualSpacing/>
    </w:pPr>
    <w:rPr>
      <w:rFonts w:ascii="Times New Roman" w:eastAsia="MS Mincho" w:hAnsi="Times New Roman" w:cs="Times New Roman"/>
    </w:rPr>
  </w:style>
  <w:style w:type="character" w:styleId="PlaceholderText">
    <w:name w:val="Placeholder Text"/>
    <w:basedOn w:val="DefaultParagraphFont"/>
    <w:uiPriority w:val="99"/>
    <w:semiHidden/>
    <w:rsid w:val="00A32746"/>
    <w:rPr>
      <w:color w:val="808080"/>
    </w:rPr>
  </w:style>
  <w:style w:type="character" w:styleId="CommentReference">
    <w:name w:val="annotation reference"/>
    <w:basedOn w:val="DefaultParagraphFont"/>
    <w:uiPriority w:val="99"/>
    <w:semiHidden/>
    <w:unhideWhenUsed/>
    <w:rsid w:val="00884915"/>
    <w:rPr>
      <w:sz w:val="18"/>
      <w:szCs w:val="18"/>
    </w:rPr>
  </w:style>
  <w:style w:type="paragraph" w:styleId="CommentText">
    <w:name w:val="annotation text"/>
    <w:basedOn w:val="Normal"/>
    <w:link w:val="CommentTextChar"/>
    <w:uiPriority w:val="99"/>
    <w:semiHidden/>
    <w:unhideWhenUsed/>
    <w:rsid w:val="00884915"/>
  </w:style>
  <w:style w:type="character" w:customStyle="1" w:styleId="CommentTextChar">
    <w:name w:val="Comment Text Char"/>
    <w:basedOn w:val="DefaultParagraphFont"/>
    <w:link w:val="CommentText"/>
    <w:uiPriority w:val="99"/>
    <w:semiHidden/>
    <w:rsid w:val="00884915"/>
    <w:rPr>
      <w:sz w:val="24"/>
      <w:szCs w:val="24"/>
    </w:rPr>
  </w:style>
  <w:style w:type="paragraph" w:styleId="CommentSubject">
    <w:name w:val="annotation subject"/>
    <w:basedOn w:val="CommentText"/>
    <w:next w:val="CommentText"/>
    <w:link w:val="CommentSubjectChar"/>
    <w:uiPriority w:val="99"/>
    <w:semiHidden/>
    <w:unhideWhenUsed/>
    <w:rsid w:val="00884915"/>
    <w:rPr>
      <w:b/>
      <w:bCs/>
      <w:sz w:val="20"/>
      <w:szCs w:val="20"/>
    </w:rPr>
  </w:style>
  <w:style w:type="character" w:customStyle="1" w:styleId="CommentSubjectChar">
    <w:name w:val="Comment Subject Char"/>
    <w:basedOn w:val="CommentTextChar"/>
    <w:link w:val="CommentSubject"/>
    <w:uiPriority w:val="99"/>
    <w:semiHidden/>
    <w:rsid w:val="00884915"/>
    <w:rPr>
      <w:b/>
      <w:bCs/>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34D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E34D6"/>
    <w:rPr>
      <w:rFonts w:ascii="Lucida Grande" w:hAnsi="Lucida Grande" w:cs="Lucida Grande"/>
      <w:sz w:val="18"/>
      <w:szCs w:val="18"/>
    </w:rPr>
  </w:style>
  <w:style w:type="character" w:styleId="PageNumber">
    <w:name w:val="page number"/>
    <w:basedOn w:val="DefaultParagraphFont"/>
    <w:rsid w:val="00EE34D6"/>
  </w:style>
  <w:style w:type="paragraph" w:styleId="ListParagraph">
    <w:name w:val="List Paragraph"/>
    <w:basedOn w:val="Normal"/>
    <w:rsid w:val="00320B7A"/>
    <w:pPr>
      <w:ind w:left="720"/>
      <w:contextualSpacing/>
    </w:pPr>
    <w:rPr>
      <w:rFonts w:ascii="Times New Roman" w:eastAsia="MS Mincho" w:hAnsi="Times New Roman" w:cs="Times New Roman"/>
    </w:rPr>
  </w:style>
  <w:style w:type="character" w:styleId="PlaceholderText">
    <w:name w:val="Placeholder Text"/>
    <w:basedOn w:val="DefaultParagraphFont"/>
    <w:uiPriority w:val="99"/>
    <w:semiHidden/>
    <w:rsid w:val="00A32746"/>
    <w:rPr>
      <w:color w:val="808080"/>
    </w:rPr>
  </w:style>
  <w:style w:type="character" w:styleId="CommentReference">
    <w:name w:val="annotation reference"/>
    <w:basedOn w:val="DefaultParagraphFont"/>
    <w:uiPriority w:val="99"/>
    <w:semiHidden/>
    <w:unhideWhenUsed/>
    <w:rsid w:val="00884915"/>
    <w:rPr>
      <w:sz w:val="18"/>
      <w:szCs w:val="18"/>
    </w:rPr>
  </w:style>
  <w:style w:type="paragraph" w:styleId="CommentText">
    <w:name w:val="annotation text"/>
    <w:basedOn w:val="Normal"/>
    <w:link w:val="CommentTextChar"/>
    <w:uiPriority w:val="99"/>
    <w:semiHidden/>
    <w:unhideWhenUsed/>
    <w:rsid w:val="00884915"/>
  </w:style>
  <w:style w:type="character" w:customStyle="1" w:styleId="CommentTextChar">
    <w:name w:val="Comment Text Char"/>
    <w:basedOn w:val="DefaultParagraphFont"/>
    <w:link w:val="CommentText"/>
    <w:uiPriority w:val="99"/>
    <w:semiHidden/>
    <w:rsid w:val="00884915"/>
    <w:rPr>
      <w:sz w:val="24"/>
      <w:szCs w:val="24"/>
    </w:rPr>
  </w:style>
  <w:style w:type="paragraph" w:styleId="CommentSubject">
    <w:name w:val="annotation subject"/>
    <w:basedOn w:val="CommentText"/>
    <w:next w:val="CommentText"/>
    <w:link w:val="CommentSubjectChar"/>
    <w:uiPriority w:val="99"/>
    <w:semiHidden/>
    <w:unhideWhenUsed/>
    <w:rsid w:val="00884915"/>
    <w:rPr>
      <w:b/>
      <w:bCs/>
      <w:sz w:val="20"/>
      <w:szCs w:val="20"/>
    </w:rPr>
  </w:style>
  <w:style w:type="character" w:customStyle="1" w:styleId="CommentSubjectChar">
    <w:name w:val="Comment Subject Char"/>
    <w:basedOn w:val="CommentTextChar"/>
    <w:link w:val="CommentSubject"/>
    <w:uiPriority w:val="99"/>
    <w:semiHidden/>
    <w:rsid w:val="00884915"/>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image" Target="media/image11.png"/><Relationship Id="rId21" Type="http://schemas.openxmlformats.org/officeDocument/2006/relationships/image" Target="media/image12.emf"/><Relationship Id="rId22" Type="http://schemas.openxmlformats.org/officeDocument/2006/relationships/image" Target="media/image13.emf"/><Relationship Id="rId23" Type="http://schemas.openxmlformats.org/officeDocument/2006/relationships/image" Target="media/image14.emf"/><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emf"/><Relationship Id="rId17" Type="http://schemas.openxmlformats.org/officeDocument/2006/relationships/image" Target="media/image8.emf"/><Relationship Id="rId18" Type="http://schemas.openxmlformats.org/officeDocument/2006/relationships/image" Target="media/image9.emf"/><Relationship Id="rId19" Type="http://schemas.openxmlformats.org/officeDocument/2006/relationships/image" Target="media/image10.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AC5DEC-C65F-F547-BB34-F17E5421C7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13</Pages>
  <Words>5124</Words>
  <Characters>29212</Characters>
  <Application>Microsoft Macintosh Word</Application>
  <DocSecurity>0</DocSecurity>
  <Lines>243</Lines>
  <Paragraphs>68</Paragraphs>
  <ScaleCrop>false</ScaleCrop>
  <Company>Brigham Young University</Company>
  <LinksUpToDate>false</LinksUpToDate>
  <CharactersWithSpaces>34268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Goodrich</dc:creator>
  <cp:keywords/>
  <dc:description/>
  <cp:lastModifiedBy>Eric Mercer</cp:lastModifiedBy>
  <cp:revision>7</cp:revision>
  <cp:lastPrinted>2012-04-19T02:57:00Z</cp:lastPrinted>
  <dcterms:created xsi:type="dcterms:W3CDTF">2012-05-16T19:16:00Z</dcterms:created>
  <dcterms:modified xsi:type="dcterms:W3CDTF">2012-05-16T21:34:00Z</dcterms:modified>
</cp:coreProperties>
</file>